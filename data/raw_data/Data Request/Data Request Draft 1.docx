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bookmarkStart w:name="Date" w:id="0"/>
    <w:p w:rsidR="003C7553" w:rsidP="00875F28" w:rsidRDefault="0057125C" w14:paraId="3AEB2B48" w14:textId="3B81D695">
      <w:pPr>
        <w:pStyle w:val="DateRecipientClosing"/>
      </w:pPr>
      <w:sdt>
        <w:sdtPr>
          <w:id w:val="805353441"/>
          <w:placeholder>
            <w:docPart w:val="85A5B77B9B344168A76E14FA4110BF9F"/>
          </w:placeholder>
          <w:date w:fullDate="2024-04-25T00:00:00Z">
            <w:dateFormat w:val="MMMM d, yyyy"/>
            <w:lid w:val="en-US"/>
            <w:storeMappedDataAs w:val="dateTime"/>
            <w:calendar w:val="gregorian"/>
          </w:date>
        </w:sdtPr>
        <w:sdtEndPr/>
        <w:sdtContent>
          <w:r w:rsidR="003A796B">
            <w:t>April 25, 2024</w:t>
          </w:r>
        </w:sdtContent>
      </w:sdt>
      <w:bookmarkEnd w:id="0"/>
    </w:p>
    <w:p w:rsidR="003C7553" w:rsidP="00823932" w:rsidRDefault="003A796B" w14:paraId="6C957457" w14:textId="2424AE62">
      <w:pPr>
        <w:pStyle w:val="DateRecipientClosing"/>
      </w:pPr>
      <w:bookmarkStart w:name="RecipientName" w:id="1"/>
      <w:r>
        <w:t>To: OCWD</w:t>
      </w:r>
    </w:p>
    <w:bookmarkEnd w:id="1"/>
    <w:p w:rsidR="003B7935" w:rsidP="00BF0226" w:rsidRDefault="00BF20A1" w14:paraId="5AA46495" w14:textId="3A5B2AE1">
      <w:pPr>
        <w:pStyle w:val="Style2"/>
        <w:numPr>
          <w:ilvl w:val="0"/>
          <w:numId w:val="0"/>
        </w:numPr>
        <w:spacing w:before="0" w:after="0"/>
      </w:pPr>
      <w:r>
        <w:t>Overview</w:t>
      </w:r>
    </w:p>
    <w:p w:rsidRPr="00910273" w:rsidR="00237C15" w:rsidP="00237C15" w:rsidRDefault="005041DB" w14:paraId="2CDB008B" w14:textId="4DB70EBD">
      <w:commentRangeStart w:id="2"/>
      <w:r>
        <w:t xml:space="preserve">This letter of data request is motivated by the NAWI </w:t>
      </w:r>
      <w:del w:author="Kyle Thompson" w:date="2024-04-29T09:17:00Z" w16du:dateUtc="2024-04-29T14:17:00Z" w:id="3">
        <w:r w:rsidR="00BF20A1">
          <w:delText xml:space="preserve">RO data-driven modeling </w:delText>
        </w:r>
        <w:r>
          <w:delText xml:space="preserve">project </w:delText>
        </w:r>
      </w:del>
      <w:ins w:author="Kyle Thompson" w:date="2024-04-29T09:17:00Z" w16du:dateUtc="2024-04-29T14:17:00Z" w:id="4">
        <w:r w:rsidR="00204256">
          <w:t xml:space="preserve">Project 3.13 </w:t>
        </w:r>
      </w:ins>
      <w:r w:rsidR="00BF20A1">
        <w:t xml:space="preserve">to </w:t>
      </w:r>
      <w:del w:author="Kyle Thompson" w:date="2024-04-29T09:17:00Z" w16du:dateUtc="2024-04-29T14:17:00Z" w:id="5">
        <w:r w:rsidR="00BF20A1">
          <w:delText xml:space="preserve">quantify </w:delText>
        </w:r>
      </w:del>
      <w:ins w:author="Kyle Thompson" w:date="2024-04-29T09:17:00Z" w16du:dateUtc="2024-04-29T14:17:00Z" w:id="6">
        <w:r w:rsidR="00204256">
          <w:t xml:space="preserve">model. </w:t>
        </w:r>
      </w:ins>
      <w:r w:rsidR="00BF20A1">
        <w:t>RO fouling</w:t>
      </w:r>
      <w:ins w:author="Kyle Thompson" w:date="2024-04-29T09:17:00Z" w16du:dateUtc="2024-04-29T14:17:00Z" w:id="7">
        <w:r w:rsidR="00204256">
          <w:t xml:space="preserve">. We would like </w:t>
        </w:r>
      </w:ins>
      <w:del w:author="Kyle Thompson" w:date="2024-04-29T09:17:00Z" w16du:dateUtc="2024-04-29T14:17:00Z" w:id="8">
        <w:r w:rsidR="00BF20A1">
          <w:delText xml:space="preserve"> </w:delText>
        </w:r>
        <w:r w:rsidR="001C4796">
          <w:delText xml:space="preserve">and aims </w:delText>
        </w:r>
      </w:del>
      <w:r w:rsidR="001C4796">
        <w:t xml:space="preserve">to pull </w:t>
      </w:r>
      <w:r w:rsidR="00A512D0">
        <w:t xml:space="preserve">plant-scale </w:t>
      </w:r>
      <w:r w:rsidR="001C4796">
        <w:t xml:space="preserve">data over </w:t>
      </w:r>
      <w:del w:author="Kyle Thompson" w:date="2024-04-29T09:17:00Z" w16du:dateUtc="2024-04-29T14:17:00Z" w:id="9">
        <w:r w:rsidR="001C4796">
          <w:delText>a short period</w:delText>
        </w:r>
      </w:del>
      <w:ins w:author="Kyle Thompson" w:date="2024-04-29T09:17:00Z" w16du:dateUtc="2024-04-29T14:17:00Z" w:id="10">
        <w:r w:rsidR="00204256">
          <w:t>one year</w:t>
        </w:r>
      </w:ins>
      <w:r w:rsidR="001C4796">
        <w:t xml:space="preserve"> of time</w:t>
      </w:r>
      <w:r w:rsidR="00DD5676">
        <w:t xml:space="preserve"> to aid initial data analysis</w:t>
      </w:r>
      <w:ins w:author="Yoko Koyama" w:date="2024-04-29T11:11:00Z" w16du:dateUtc="2024-04-29T15:11:00Z" w:id="11">
        <w:r w:rsidR="00F2510C">
          <w:t xml:space="preserve"> for two (2) selected RO units</w:t>
        </w:r>
        <w:r w:rsidR="00A04779">
          <w:t xml:space="preserve"> (</w:t>
        </w:r>
      </w:ins>
      <w:ins w:author="Yoko Koyama" w:date="2024-04-29T11:12:00Z" w16du:dateUtc="2024-04-29T15:12:00Z" w:id="12">
        <w:r w:rsidR="001223F4">
          <w:t xml:space="preserve">D01 </w:t>
        </w:r>
        <w:r w:rsidR="008410C1">
          <w:t xml:space="preserve">as specified in the SPI data set </w:t>
        </w:r>
        <w:r w:rsidR="001223F4">
          <w:t xml:space="preserve">and an additional unit that has </w:t>
        </w:r>
        <w:r w:rsidR="00FC3753">
          <w:t>Noria Spotlight installed</w:t>
        </w:r>
      </w:ins>
      <w:ins w:author="Yoko Koyama" w:date="2024-04-29T11:11:00Z" w16du:dateUtc="2024-04-29T15:11:00Z" w:id="13">
        <w:r w:rsidR="00A04779">
          <w:t>)</w:t>
        </w:r>
      </w:ins>
      <w:r w:rsidR="00DD5676">
        <w:t>. The data</w:t>
      </w:r>
      <w:ins w:author="Kyle Thompson" w:date="2024-04-29T09:18:00Z" w16du:dateUtc="2024-04-29T14:18:00Z" w:id="14">
        <w:r w:rsidR="00204256">
          <w:t>-</w:t>
        </w:r>
      </w:ins>
      <w:del w:author="Kyle Thompson" w:date="2024-04-29T09:18:00Z" w16du:dateUtc="2024-04-29T14:18:00Z" w:id="15">
        <w:r w:rsidR="00DD5676">
          <w:delText xml:space="preserve"> </w:delText>
        </w:r>
      </w:del>
      <w:r w:rsidR="00DD5676">
        <w:t xml:space="preserve">driven modeling team </w:t>
      </w:r>
      <w:ins w:author="Kyle Thompson" w:date="2024-04-29T09:18:00Z" w16du:dateUtc="2024-04-29T14:18:00Z" w:id="16">
        <w:r w:rsidR="00204256">
          <w:t>may</w:t>
        </w:r>
      </w:ins>
      <w:del w:author="Kyle Thompson" w:date="2024-04-29T09:18:00Z" w16du:dateUtc="2024-04-29T14:18:00Z" w:id="17">
        <w:r w:rsidR="00DD5676">
          <w:delText>will</w:delText>
        </w:r>
      </w:del>
      <w:r w:rsidR="00DD5676">
        <w:t xml:space="preserve"> follow up with additional data request once </w:t>
      </w:r>
      <w:r w:rsidR="00A512D0">
        <w:t xml:space="preserve">initial data analysis is </w:t>
      </w:r>
      <w:proofErr w:type="gramStart"/>
      <w:r w:rsidR="00A512D0">
        <w:t>complete</w:t>
      </w:r>
      <w:ins w:author="Kyle Thompson" w:date="2024-04-29T09:18:00Z" w16du:dateUtc="2024-04-29T14:18:00Z" w:id="18">
        <w:r w:rsidR="00204256">
          <w:t>, but</w:t>
        </w:r>
        <w:proofErr w:type="gramEnd"/>
        <w:r w:rsidR="00204256">
          <w:t xml:space="preserve"> will strive to make this initial request comprehensive to </w:t>
        </w:r>
        <w:r w:rsidR="00B715C4">
          <w:t>sustain the planned analysis for year 1 of this project</w:t>
        </w:r>
      </w:ins>
      <w:r w:rsidR="00A512D0">
        <w:t>.</w:t>
      </w:r>
      <w:commentRangeEnd w:id="2"/>
      <w:r w:rsidR="00C35B46">
        <w:rPr>
          <w:rStyle w:val="CommentReference"/>
        </w:rPr>
        <w:commentReference w:id="2"/>
      </w:r>
    </w:p>
    <w:p w:rsidR="002A7F17" w:rsidP="00237C15" w:rsidRDefault="002A7F17" w14:paraId="5F3032B0" w14:textId="77777777">
      <w:pPr>
        <w:pStyle w:val="Style2"/>
        <w:numPr>
          <w:ilvl w:val="0"/>
          <w:numId w:val="0"/>
        </w:numPr>
        <w:spacing w:before="0" w:after="0"/>
      </w:pPr>
      <w:r>
        <w:t>Data Request</w:t>
      </w:r>
    </w:p>
    <w:p w:rsidR="000476FA" w:rsidRDefault="000527BE" w14:paraId="4A768A41" w14:textId="5A130B1C">
      <w:pPr>
        <w:numPr>
          <w:ilvl w:val="0"/>
          <w:numId w:val="0"/>
        </w:numPr>
        <w:rPr>
          <w:ins w:author="Kyle Thompson" w:date="2024-04-29T09:23:00Z" w16du:dateUtc="2024-04-29T14:23:00Z" w:id="19"/>
        </w:rPr>
      </w:pPr>
      <w:r>
        <w:t>Below we specify the variables and</w:t>
      </w:r>
      <w:ins w:author="Kyle Thompson" w:date="2024-04-29T09:19:00Z" w16du:dateUtc="2024-04-29T14:19:00Z" w:id="20">
        <w:r>
          <w:t xml:space="preserve"> </w:t>
        </w:r>
        <w:r w:rsidR="006B6EA0">
          <w:t>requested</w:t>
        </w:r>
      </w:ins>
      <w:r>
        <w:t xml:space="preserve"> frequency of data</w:t>
      </w:r>
      <w:ins w:author="Kyle Thompson" w:date="2024-04-29T09:18:00Z" w16du:dateUtc="2024-04-29T14:18:00Z" w:id="21">
        <w:r w:rsidR="006B6EA0">
          <w:t>. T</w:t>
        </w:r>
      </w:ins>
      <w:del w:author="Kyle Thompson" w:date="2024-04-29T09:18:00Z" w16du:dateUtc="2024-04-29T14:18:00Z" w:id="22">
        <w:r>
          <w:delText xml:space="preserve"> and t</w:delText>
        </w:r>
      </w:del>
      <w:proofErr w:type="gramStart"/>
      <w:r>
        <w:t>he</w:t>
      </w:r>
      <w:proofErr w:type="gramEnd"/>
      <w:r>
        <w:t xml:space="preserve"> format of these information shall be contained in </w:t>
      </w:r>
      <w:r w:rsidR="00025553">
        <w:t>a single</w:t>
      </w:r>
      <w:r>
        <w:t xml:space="preserve"> Excel or csv file</w:t>
      </w:r>
      <w:r w:rsidR="0085656B">
        <w:t>.</w:t>
      </w:r>
      <w:r w:rsidR="008C5474">
        <w:t xml:space="preserve"> We expect </w:t>
      </w:r>
      <w:r w:rsidR="00DE5C6A">
        <w:t>information summarized in Table 1 to be given for the length of at least 1 year for the initial data analysis.</w:t>
      </w:r>
    </w:p>
    <w:p w:rsidR="00057B19" w:rsidRDefault="004D2499" w14:paraId="372F7F98" w14:textId="705EFF61">
      <w:pPr>
        <w:numPr>
          <w:ilvl w:val="0"/>
          <w:numId w:val="0"/>
        </w:numPr>
        <w:rPr>
          <w:ins w:author="Kyle Thompson" w:date="2024-04-29T09:24:00Z" w16du:dateUtc="2024-04-29T14:24:00Z" w:id="23"/>
        </w:rPr>
      </w:pPr>
      <w:ins w:author="Kyle Thompson" w:date="2024-04-29T09:23:00Z" w16du:dateUtc="2024-04-29T14:23:00Z" w:id="24">
        <w:r>
          <w:t xml:space="preserve">We anticipate the primary </w:t>
        </w:r>
        <w:r w:rsidR="001B7E14">
          <w:t xml:space="preserve">time interval of our analysis will be daily. For </w:t>
        </w:r>
      </w:ins>
      <w:ins w:author="Kyle Thompson" w:date="2024-04-29T09:24:00Z" w16du:dateUtc="2024-04-29T14:24:00Z" w:id="25">
        <w:r w:rsidR="001B7E14">
          <w:t xml:space="preserve">grab sample </w:t>
        </w:r>
      </w:ins>
      <w:ins w:author="Kyle Thompson" w:date="2024-04-29T09:33:00Z" w16du:dateUtc="2024-04-29T14:33:00Z" w:id="26">
        <w:r w:rsidR="00251C03">
          <w:t xml:space="preserve">or </w:t>
        </w:r>
        <w:r w:rsidR="00D21617">
          <w:t xml:space="preserve">composite </w:t>
        </w:r>
      </w:ins>
      <w:ins w:author="Kyle Thompson" w:date="2024-04-29T09:24:00Z" w16du:dateUtc="2024-04-29T14:24:00Z" w:id="27">
        <w:r w:rsidR="001B7E14">
          <w:t xml:space="preserve">that is only available weekly, please provide it </w:t>
        </w:r>
        <w:r w:rsidR="00DF2165">
          <w:t xml:space="preserve">alongside </w:t>
        </w:r>
        <w:r w:rsidR="007874FE">
          <w:t xml:space="preserve">timestamps of when it was collected, and we will interpolate </w:t>
        </w:r>
        <w:r w:rsidR="00101C05">
          <w:t>appropriately.</w:t>
        </w:r>
      </w:ins>
    </w:p>
    <w:p w:rsidR="00101C05" w:rsidRDefault="00101C05" w14:paraId="20FCB196" w14:textId="78CD7906">
      <w:pPr>
        <w:numPr>
          <w:ilvl w:val="0"/>
          <w:numId w:val="0"/>
        </w:numPr>
        <w:rPr>
          <w:ins w:author="Kyle Thompson" w:date="2024-04-29T09:28:00Z" w16du:dateUtc="2024-04-29T14:28:00Z" w:id="28"/>
        </w:rPr>
      </w:pPr>
      <w:ins w:author="Kyle Thompson" w:date="2024-04-29T09:24:00Z" w16du:dateUtc="2024-04-29T14:24:00Z" w:id="29">
        <w:r>
          <w:t xml:space="preserve">For data that is </w:t>
        </w:r>
      </w:ins>
      <w:ins w:author="Kyle Thompson" w:date="2024-04-29T09:25:00Z" w16du:dateUtc="2024-04-29T14:25:00Z" w:id="30">
        <w:r>
          <w:t xml:space="preserve">available at a high-frequency </w:t>
        </w:r>
        <w:r w:rsidR="00BD6CE9">
          <w:t xml:space="preserve">online (i.e., real-time), please </w:t>
        </w:r>
        <w:proofErr w:type="gramStart"/>
        <w:r w:rsidR="00BD6CE9">
          <w:t>provided</w:t>
        </w:r>
        <w:proofErr w:type="gramEnd"/>
        <w:r w:rsidR="00BD6CE9">
          <w:t xml:space="preserve"> it at 30-minute </w:t>
        </w:r>
        <w:r w:rsidR="004731B3">
          <w:t>intervals and we will average (or otherwise compress) it appropriately.</w:t>
        </w:r>
      </w:ins>
      <w:ins w:author="Kyle Thompson" w:date="2024-04-29T09:26:00Z" w16du:dateUtc="2024-04-29T14:26:00Z" w:id="31">
        <w:r w:rsidR="001E0013">
          <w:t xml:space="preserve"> If possible, please provide this data as 30-minute averages as opposed to extract</w:t>
        </w:r>
        <w:r w:rsidR="00360511">
          <w:t>ing the instantaneo</w:t>
        </w:r>
      </w:ins>
      <w:ins w:author="Kyle Thompson" w:date="2024-04-29T09:27:00Z" w16du:dateUtc="2024-04-29T14:27:00Z" w:id="32">
        <w:r w:rsidR="00360511">
          <w:t>us or last recorded data</w:t>
        </w:r>
      </w:ins>
      <w:ins w:author="Kyle Thompson" w:date="2024-04-29T09:26:00Z" w16du:dateUtc="2024-04-29T14:26:00Z" w:id="33">
        <w:r w:rsidR="001E0013">
          <w:t xml:space="preserve"> at </w:t>
        </w:r>
      </w:ins>
      <w:ins w:author="Kyle Thompson" w:date="2024-04-29T09:27:00Z" w16du:dateUtc="2024-04-29T14:27:00Z" w:id="34">
        <w:r w:rsidR="00360511">
          <w:t xml:space="preserve">30-minute intervals. </w:t>
        </w:r>
      </w:ins>
    </w:p>
    <w:p w:rsidR="00CE4103" w:rsidRDefault="00CE4103" w14:paraId="177CD875" w14:textId="743EF627">
      <w:pPr>
        <w:numPr>
          <w:ilvl w:val="0"/>
          <w:numId w:val="0"/>
        </w:numPr>
      </w:pPr>
      <w:ins w:author="Kyle Thompson" w:date="2024-04-29T09:28:00Z" w16du:dateUtc="2024-04-29T14:28:00Z" w:id="35">
        <w:r>
          <w:t xml:space="preserve">For data that is </w:t>
        </w:r>
      </w:ins>
      <w:ins w:author="Kyle Thompson" w:date="2024-04-29T09:29:00Z" w16du:dateUtc="2024-04-29T14:29:00Z" w:id="36">
        <w:r w:rsidR="00A62647">
          <w:t xml:space="preserve">specific to </w:t>
        </w:r>
        <w:r w:rsidR="00A14A4B">
          <w:t xml:space="preserve">individual RO units, please provided data </w:t>
        </w:r>
        <w:commentRangeStart w:id="37"/>
        <w:r w:rsidR="00A14A4B">
          <w:t xml:space="preserve">for </w:t>
        </w:r>
        <w:r w:rsidR="00A14A4B">
          <w:rPr>
            <w:b/>
            <w:bCs/>
          </w:rPr>
          <w:t xml:space="preserve">two </w:t>
        </w:r>
        <w:r w:rsidR="00A14A4B">
          <w:t>units.</w:t>
        </w:r>
      </w:ins>
      <w:ins w:author="Kyle Thompson" w:date="2024-04-29T09:47:00Z" w16du:dateUtc="2024-04-29T14:47:00Z" w:id="38">
        <w:commentRangeEnd w:id="37"/>
        <w:r w:rsidR="00BA718D">
          <w:rPr>
            <w:rStyle w:val="CommentReference"/>
          </w:rPr>
          <w:commentReference w:id="37"/>
        </w:r>
      </w:ins>
    </w:p>
    <w:p w:rsidR="00C0283C" w:rsidP="00A22B2E" w:rsidRDefault="00A22B2E" w14:paraId="40A2B4F5" w14:textId="1D260948">
      <w:pPr>
        <w:pStyle w:val="TableTitleCaption"/>
      </w:pPr>
      <w:r>
        <w:t xml:space="preserve">Table </w:t>
      </w:r>
      <w:r w:rsidR="0057125C">
        <w:fldChar w:fldCharType="begin"/>
      </w:r>
      <w:r w:rsidR="0057125C">
        <w:instrText xml:space="preserve"> SEQ Table \* ARABIC </w:instrText>
      </w:r>
      <w:r w:rsidR="0057125C">
        <w:fldChar w:fldCharType="separate"/>
      </w:r>
      <w:r w:rsidR="00D558FC">
        <w:rPr>
          <w:noProof/>
        </w:rPr>
        <w:t>1</w:t>
      </w:r>
      <w:r w:rsidR="0057125C">
        <w:rPr>
          <w:noProof/>
        </w:rPr>
        <w:fldChar w:fldCharType="end"/>
      </w:r>
      <w:r>
        <w:tab/>
      </w:r>
      <w:r w:rsidRPr="006572A1" w:rsidR="006572A1">
        <w:t>Summary of variables and frequency of data request</w:t>
      </w:r>
    </w:p>
    <w:tbl>
      <w:tblPr>
        <w:tblStyle w:val="CarolloTable"/>
        <w:tblW w:w="0" w:type="auto"/>
        <w:tblLook w:val="04A0" w:firstRow="1" w:lastRow="0" w:firstColumn="1" w:lastColumn="0" w:noHBand="0" w:noVBand="1"/>
        <w:tblPrChange w:author="Kyle Thompson" w:date="2024-04-29T10:33:00Z" w16du:dateUtc="2024-04-29T14:33:00Z" w:id="39">
          <w:tblPr>
            <w:tblStyle w:val="CarolloTable"/>
            <w:tblW w:w="0" w:type="auto"/>
            <w:tblLook w:val="04A0" w:firstRow="1" w:lastRow="0" w:firstColumn="1" w:lastColumn="0" w:noHBand="0" w:noVBand="1"/>
          </w:tblPr>
        </w:tblPrChange>
      </w:tblPr>
      <w:tblGrid>
        <w:gridCol w:w="3236"/>
        <w:gridCol w:w="4319"/>
        <w:gridCol w:w="2155"/>
        <w:tblGridChange w:id="40">
          <w:tblGrid>
            <w:gridCol w:w="3236"/>
            <w:gridCol w:w="3237"/>
            <w:gridCol w:w="1082"/>
            <w:gridCol w:w="2155"/>
          </w:tblGrid>
        </w:tblGridChange>
      </w:tblGrid>
      <w:tr w:rsidR="00851CF5" w:rsidTr="00025869" w14:paraId="1898E844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3236" w:type="dxa"/>
            <w:tcPrChange w:author="Kyle Thompson" w:date="2024-04-29T10:33:00Z" w16du:dateUtc="2024-04-29T14:33:00Z" w:id="41">
              <w:tcPr>
                <w:tcW w:w="3236" w:type="dxa"/>
              </w:tcPr>
            </w:tcPrChange>
          </w:tcPr>
          <w:p w:rsidR="00851CF5" w:rsidP="00266E1D" w:rsidRDefault="006572A1" w14:paraId="3D04F093" w14:textId="11CD2F77">
            <w:pPr>
              <w:pStyle w:val="TableHeader"/>
              <w:cnfStyle w:val="101000000100" w:firstRow="1" w:lastRow="0" w:firstColumn="1" w:lastColumn="0" w:oddVBand="0" w:evenVBand="0" w:oddHBand="0" w:evenHBand="0" w:firstRowFirstColumn="1" w:firstRowLastColumn="0" w:lastRowFirstColumn="0" w:lastRowLastColumn="0"/>
            </w:pPr>
            <w:r>
              <w:t>Variable</w:t>
            </w:r>
            <w:r w:rsidR="003D0576">
              <w:t xml:space="preserve"> category</w:t>
            </w:r>
          </w:p>
        </w:tc>
        <w:tc>
          <w:tcPr>
            <w:tcW w:w="4319" w:type="dxa"/>
            <w:tcPrChange w:author="Kyle Thompson" w:date="2024-04-29T10:33:00Z" w16du:dateUtc="2024-04-29T14:33:00Z" w:id="42">
              <w:tcPr>
                <w:tcW w:w="3237" w:type="dxa"/>
              </w:tcPr>
            </w:tcPrChange>
          </w:tcPr>
          <w:p w:rsidR="00851CF5" w:rsidP="006C14F1" w:rsidRDefault="003D0576" w14:paraId="018DFB84" w14:textId="78E7AA42">
            <w:pPr>
              <w:pStyle w:val="TableHead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Specific variable</w:t>
            </w:r>
            <w:r w:rsidR="00B54C32">
              <w:t>s</w:t>
            </w:r>
            <w:r>
              <w:t xml:space="preserve"> </w:t>
            </w:r>
            <w:r w:rsidR="00B54C32">
              <w:t>requested</w:t>
            </w:r>
          </w:p>
        </w:tc>
        <w:tc>
          <w:tcPr>
            <w:tcW w:w="2155" w:type="dxa"/>
            <w:tcPrChange w:author="Kyle Thompson" w:date="2024-04-29T10:33:00Z" w16du:dateUtc="2024-04-29T14:33:00Z" w:id="43">
              <w:tcPr>
                <w:tcW w:w="3237" w:type="dxa"/>
                <w:gridSpan w:val="2"/>
              </w:tcPr>
            </w:tcPrChange>
          </w:tcPr>
          <w:p w:rsidR="00851CF5" w:rsidP="006C14F1" w:rsidRDefault="003D0576" w14:paraId="3EF6AEB3" w14:textId="75AE2777">
            <w:pPr>
              <w:pStyle w:val="TableHead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Expected Frequency</w:t>
            </w:r>
          </w:p>
        </w:tc>
      </w:tr>
      <w:tr w:rsidR="00A22B2E" w:rsidTr="00025869" w14:paraId="5D49BCC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6" w:type="dxa"/>
            <w:tcPrChange w:author="Kyle Thompson" w:date="2024-04-29T10:33:00Z" w16du:dateUtc="2024-04-29T14:33:00Z" w:id="44">
              <w:tcPr>
                <w:tcW w:w="3236" w:type="dxa"/>
              </w:tcPr>
            </w:tcPrChange>
          </w:tcPr>
          <w:p w:rsidRPr="003D0576" w:rsidR="00A22B2E" w:rsidP="003D0576" w:rsidRDefault="001E0013" w14:paraId="7CECF1CE" w14:textId="668F13F8">
            <w:pPr>
              <w:pStyle w:val="TableText"/>
              <w:cnfStyle w:val="001000100000" w:firstRow="0" w:lastRow="0" w:firstColumn="1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ins w:author="Kyle Thompson" w:date="2024-04-29T09:26:00Z" w16du:dateUtc="2024-04-29T14:26:00Z" w:id="45">
              <w:r>
                <w:t xml:space="preserve">Online </w:t>
              </w:r>
              <w:r w:rsidR="004731B3">
                <w:t>w</w:t>
              </w:r>
            </w:ins>
            <w:del w:author="Kyle Thompson" w:date="2024-04-29T09:26:00Z" w16du:dateUtc="2024-04-29T14:26:00Z" w:id="46">
              <w:r w:rsidR="00B54C32">
                <w:delText>W</w:delText>
              </w:r>
            </w:del>
            <w:r w:rsidR="00B54C32">
              <w:t>ater quality</w:t>
            </w:r>
          </w:p>
        </w:tc>
        <w:tc>
          <w:tcPr>
            <w:tcW w:w="4319" w:type="dxa"/>
            <w:tcPrChange w:author="Kyle Thompson" w:date="2024-04-29T10:33:00Z" w16du:dateUtc="2024-04-29T14:33:00Z" w:id="47">
              <w:tcPr>
                <w:tcW w:w="3237" w:type="dxa"/>
              </w:tcPr>
            </w:tcPrChange>
          </w:tcPr>
          <w:p w:rsidR="00AE0891" w:rsidP="00AE0891" w:rsidRDefault="00AE0891" w14:paraId="14FF4B1A" w14:textId="2EC8179B">
            <w:pPr>
              <w:pStyle w:val="TableBulletLevel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author="Kyle Thompson" w:date="2024-04-29T09:31:00Z" w16du:dateUtc="2024-04-29T14:31:00Z" w:id="48"/>
              </w:rPr>
            </w:pPr>
            <w:ins w:author="Kyle Thompson" w:date="2024-04-29T09:31:00Z" w16du:dateUtc="2024-04-29T14:31:00Z" w:id="49">
              <w:r>
                <w:t>Conductivity</w:t>
              </w:r>
            </w:ins>
          </w:p>
          <w:p w:rsidR="00AE0891" w:rsidP="00AE0891" w:rsidRDefault="00AE0891" w14:paraId="20F0E0D7" w14:textId="77777777">
            <w:pPr>
              <w:pStyle w:val="TableBulletLevel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author="Kyle Thompson" w:date="2024-04-29T09:31:00Z" w16du:dateUtc="2024-04-29T14:31:00Z" w:id="50"/>
              </w:rPr>
            </w:pPr>
            <w:ins w:author="Kyle Thompson" w:date="2024-04-29T09:31:00Z" w16du:dateUtc="2024-04-29T14:31:00Z" w:id="51">
              <w:r>
                <w:t xml:space="preserve">Feed, concentrate, </w:t>
              </w:r>
              <w:proofErr w:type="gramStart"/>
              <w:r>
                <w:t>permeate</w:t>
              </w:r>
              <w:proofErr w:type="gramEnd"/>
            </w:ins>
          </w:p>
          <w:p w:rsidR="00AE0891" w:rsidP="00AE0891" w:rsidRDefault="00AE0891" w14:paraId="53EE5B04" w14:textId="77777777">
            <w:pPr>
              <w:pStyle w:val="TableBulletLevel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author="Kyle Thompson" w:date="2024-04-29T09:31:00Z" w16du:dateUtc="2024-04-29T14:31:00Z" w:id="52"/>
              </w:rPr>
            </w:pPr>
            <w:ins w:author="Kyle Thompson" w:date="2024-04-29T09:31:00Z" w16du:dateUtc="2024-04-29T14:31:00Z" w:id="53">
              <w:r>
                <w:t>All stages</w:t>
              </w:r>
            </w:ins>
          </w:p>
          <w:p w:rsidR="00AE0891" w:rsidP="00AE0891" w:rsidRDefault="00AE0891" w14:paraId="7CD1EC57" w14:textId="574E5A0F">
            <w:pPr>
              <w:pStyle w:val="TableBulletLevel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author="Kyle Thompson" w:date="2024-04-29T09:31:00Z" w16du:dateUtc="2024-04-29T14:31:00Z" w:id="54"/>
              </w:rPr>
            </w:pPr>
            <w:ins w:author="Kyle Thompson" w:date="2024-04-29T09:32:00Z" w16du:dateUtc="2024-04-29T14:32:00Z" w:id="55">
              <w:r>
                <w:t>Temperature</w:t>
              </w:r>
            </w:ins>
          </w:p>
          <w:p w:rsidR="00755061" w:rsidP="00AE0891" w:rsidRDefault="00755061" w14:paraId="75E044E0" w14:textId="031E9D64">
            <w:pPr>
              <w:pStyle w:val="TableBulletLevel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author="Kyle Thompson" w:date="2024-04-29T09:32:00Z" w16du:dateUtc="2024-04-29T14:32:00Z" w:id="56"/>
              </w:rPr>
            </w:pPr>
            <w:ins w:author="Kyle Thompson" w:date="2024-04-29T09:32:00Z" w16du:dateUtc="2024-04-29T14:32:00Z" w:id="57">
              <w:r>
                <w:t>pH</w:t>
              </w:r>
            </w:ins>
          </w:p>
          <w:p w:rsidR="00681700" w:rsidP="00AE0891" w:rsidRDefault="00681700" w14:paraId="6F7C8A1B" w14:textId="35544E22">
            <w:pPr>
              <w:pStyle w:val="TableBulletLevel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author="Kyle Thompson" w:date="2024-04-29T09:31:00Z" w16du:dateUtc="2024-04-29T14:31:00Z" w:id="58"/>
              </w:rPr>
            </w:pPr>
            <w:ins w:author="Kyle Thompson" w:date="2024-04-29T09:32:00Z" w16du:dateUtc="2024-04-29T14:32:00Z" w:id="59">
              <w:r>
                <w:t>Feed turbidity</w:t>
              </w:r>
            </w:ins>
          </w:p>
          <w:p w:rsidR="00025869" w:rsidP="00AE0891" w:rsidRDefault="00025869" w14:paraId="3CB02358" w14:textId="25D9001B">
            <w:pPr>
              <w:pStyle w:val="TableBulletLevel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author="Kyle Thompson" w:date="2024-04-29T09:32:00Z" w16du:dateUtc="2024-04-29T14:32:00Z" w:id="60"/>
              </w:rPr>
            </w:pPr>
            <w:ins w:author="Kyle Thompson" w:date="2024-04-29T09:32:00Z" w16du:dateUtc="2024-04-29T14:32:00Z" w:id="61">
              <w:r>
                <w:t>TOC</w:t>
              </w:r>
            </w:ins>
          </w:p>
          <w:p w:rsidR="00025869" w:rsidP="00025869" w:rsidRDefault="00025869" w14:paraId="14894E99" w14:textId="48E52E9E">
            <w:pPr>
              <w:pStyle w:val="TableBulletLevel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author="Kyle Thompson" w:date="2024-04-29T09:33:00Z" w16du:dateUtc="2024-04-29T14:33:00Z" w:id="62"/>
              </w:rPr>
            </w:pPr>
            <w:ins w:author="Kyle Thompson" w:date="2024-04-29T09:32:00Z" w16du:dateUtc="2024-04-29T14:32:00Z" w:id="63">
              <w:r>
                <w:t>RO feed / MF/</w:t>
              </w:r>
            </w:ins>
            <w:ins w:author="Kyle Thompson" w:date="2024-04-29T09:33:00Z" w16du:dateUtc="2024-04-29T14:33:00Z" w:id="64">
              <w:r>
                <w:t>UF</w:t>
              </w:r>
            </w:ins>
            <w:ins w:author="Kyle Thompson" w:date="2024-04-29T09:32:00Z" w16du:dateUtc="2024-04-29T14:32:00Z" w:id="65">
              <w:r>
                <w:t xml:space="preserve"> filtrate</w:t>
              </w:r>
            </w:ins>
          </w:p>
          <w:p w:rsidR="00025869" w:rsidP="00025869" w:rsidRDefault="00EC0CFA" w14:paraId="2C9A5EA4" w14:textId="1EEA0169">
            <w:pPr>
              <w:pStyle w:val="TableBulletLevel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author="Kyle Thompson" w:date="2024-04-29T09:32:00Z" w16du:dateUtc="2024-04-29T14:32:00Z" w:id="66"/>
              </w:rPr>
            </w:pPr>
            <w:ins w:author="Kyle Thompson" w:date="2024-04-29T09:33:00Z" w16du:dateUtc="2024-04-29T14:33:00Z" w:id="67">
              <w:r>
                <w:t xml:space="preserve">Combined RO </w:t>
              </w:r>
              <w:proofErr w:type="gramStart"/>
              <w:r>
                <w:t>permeate</w:t>
              </w:r>
            </w:ins>
            <w:proofErr w:type="gramEnd"/>
          </w:p>
          <w:p w:rsidR="00025869" w:rsidP="00AE0891" w:rsidRDefault="001A0D6C" w14:paraId="753E626A" w14:textId="5BDA2288">
            <w:pPr>
              <w:pStyle w:val="TableBulletLevel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author="Kyle Thompson" w:date="2024-04-29T09:31:00Z" w16du:dateUtc="2024-04-29T14:31:00Z" w:id="68"/>
              </w:rPr>
            </w:pPr>
            <w:ins w:author="Kyle Thompson" w:date="2024-04-29T09:42:00Z" w16du:dateUtc="2024-04-29T14:42:00Z" w:id="69">
              <w:r>
                <w:t xml:space="preserve">Total chlorine residual </w:t>
              </w:r>
            </w:ins>
          </w:p>
          <w:p w:rsidR="001A0D6C" w:rsidP="001A0D6C" w:rsidRDefault="001A0D6C" w14:paraId="201FC1B1" w14:textId="77777777">
            <w:pPr>
              <w:pStyle w:val="TableBulletLevel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author="Kyle Thompson" w:date="2024-04-29T09:42:00Z" w16du:dateUtc="2024-04-29T14:42:00Z" w:id="70"/>
              </w:rPr>
            </w:pPr>
            <w:ins w:author="Kyle Thompson" w:date="2024-04-29T09:42:00Z" w16du:dateUtc="2024-04-29T14:42:00Z" w:id="71">
              <w:r>
                <w:t>RO feed / MF/UF filtrate</w:t>
              </w:r>
            </w:ins>
          </w:p>
          <w:p w:rsidR="001A0D6C" w:rsidP="001A0D6C" w:rsidRDefault="001A0D6C" w14:paraId="7D566589" w14:textId="77777777">
            <w:pPr>
              <w:pStyle w:val="TableBulletLevel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author="Kyle Thompson" w:date="2024-04-29T09:42:00Z" w16du:dateUtc="2024-04-29T14:42:00Z" w:id="72"/>
              </w:rPr>
            </w:pPr>
            <w:ins w:author="Kyle Thompson" w:date="2024-04-29T09:42:00Z" w16du:dateUtc="2024-04-29T14:42:00Z" w:id="73">
              <w:r>
                <w:t xml:space="preserve">Combined RO </w:t>
              </w:r>
              <w:proofErr w:type="gramStart"/>
              <w:r>
                <w:t>permeate</w:t>
              </w:r>
              <w:proofErr w:type="gramEnd"/>
            </w:ins>
          </w:p>
          <w:p w:rsidR="001A0D6C" w:rsidP="001A0D6C" w:rsidRDefault="001A0D6C" w14:paraId="22C414CE" w14:textId="77777777">
            <w:pPr>
              <w:pStyle w:val="TableBulletLevel1"/>
              <w:numPr>
                <w:ilvl w:val="0"/>
                <w:numId w:val="0"/>
              </w:numPr>
              <w:ind w:left="576" w:hanging="28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author="Kyle Thompson" w:date="2024-04-29T09:31:00Z" w16du:dateUtc="2024-04-29T14:31:00Z" w:id="74"/>
              </w:rPr>
              <w:pPrChange w:author="Kyle Thompson" w:date="2024-04-29T09:42:00Z" w16du:dateUtc="2024-04-29T14:42:00Z" w:id="75">
                <w:pPr>
                  <w:pStyle w:val="TableBulletLevel1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</w:pPrChange>
            </w:pPr>
          </w:p>
          <w:p w:rsidR="00D96F7E" w:rsidP="00AE0891" w:rsidRDefault="00CC4319" w14:paraId="52E510D6" w14:textId="390A6137">
            <w:pPr>
              <w:pStyle w:val="TableBulletLevel1"/>
              <w:numPr>
                <w:ilvl w:val="0"/>
                <w:numId w:val="0"/>
              </w:numPr>
              <w:ind w:left="864" w:hanging="28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author="Kyle Thompson" w:date="2024-04-29T09:31:00Z" w16du:dateUtc="2024-04-29T14:31:00Z" w:id="76"/>
              </w:rPr>
              <w:pPrChange w:author="Kyle Thompson" w:date="2024-04-29T10:32:00Z" w16du:dateUtc="2024-04-29T14:32:00Z" w:id="77">
                <w:pPr>
                  <w:pStyle w:val="TableBulletLevel1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</w:pPrChange>
            </w:pPr>
            <w:del w:author="Kyle Thompson" w:date="2024-04-29T09:31:00Z" w16du:dateUtc="2024-04-29T14:31:00Z" w:id="78">
              <w:r>
                <w:delText>Basic bulk WW properties such as</w:delText>
              </w:r>
              <w:r w:rsidR="00D96F7E">
                <w:delText>:</w:delText>
              </w:r>
              <w:r>
                <w:delText xml:space="preserve"> </w:delText>
              </w:r>
            </w:del>
          </w:p>
          <w:p w:rsidR="00CC4319" w:rsidP="00AE0891" w:rsidRDefault="00D96F7E" w14:paraId="0965F44C" w14:textId="03F6E505">
            <w:pPr>
              <w:pStyle w:val="TableBulletLevel2"/>
              <w:numPr>
                <w:ilvl w:val="0"/>
                <w:numId w:val="0"/>
              </w:numPr>
              <w:ind w:left="864" w:hanging="28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author="Kyle Thompson" w:date="2024-04-29T09:31:00Z" w16du:dateUtc="2024-04-29T14:31:00Z" w:id="79"/>
              </w:rPr>
              <w:pPrChange w:author="Kyle Thompson" w:date="2024-04-29T10:32:00Z" w16du:dateUtc="2024-04-29T14:32:00Z" w:id="80">
                <w:pPr>
                  <w:pStyle w:val="TableBulletLevel2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</w:pPrChange>
            </w:pPr>
            <w:del w:author="Kyle Thompson" w:date="2024-04-29T09:31:00Z" w16du:dateUtc="2024-04-29T14:31:00Z" w:id="81">
              <w:r>
                <w:delText>Alkalinity</w:delText>
              </w:r>
              <w:r w:rsidR="000A5104">
                <w:delText>, temperature</w:delText>
              </w:r>
              <w:r>
                <w:delText xml:space="preserve">, ions, </w:delText>
              </w:r>
              <w:r w:rsidR="00CC4319">
                <w:delText>conductivity, pH, and turbidity</w:delText>
              </w:r>
              <w:r w:rsidR="00B14F48">
                <w:delText xml:space="preserve"> in feed</w:delText>
              </w:r>
            </w:del>
          </w:p>
          <w:p w:rsidR="00A22B2E" w:rsidP="00AE0891" w:rsidRDefault="00B54C32" w14:paraId="2F495B48" w14:textId="51BB29C1">
            <w:pPr>
              <w:pStyle w:val="TableBulletLevel1"/>
              <w:numPr>
                <w:ilvl w:val="0"/>
                <w:numId w:val="0"/>
              </w:numPr>
              <w:ind w:left="864" w:hanging="28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author="Kyle Thompson" w:date="2024-04-29T09:31:00Z" w16du:dateUtc="2024-04-29T14:31:00Z" w:id="82"/>
              </w:rPr>
              <w:pPrChange w:author="Kyle Thompson" w:date="2024-04-29T10:32:00Z" w16du:dateUtc="2024-04-29T14:32:00Z" w:id="83">
                <w:pPr>
                  <w:pStyle w:val="TableBulletLevel1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</w:pPrChange>
            </w:pPr>
            <w:del w:author="Kyle Thompson" w:date="2024-04-29T09:31:00Z" w16du:dateUtc="2024-04-29T14:31:00Z" w:id="84">
              <w:r>
                <w:delText>Nutrient information such as</w:delText>
              </w:r>
              <w:r w:rsidR="00A11981">
                <w:delText>:</w:delText>
              </w:r>
            </w:del>
          </w:p>
          <w:p w:rsidR="00A11981" w:rsidP="00AE0891" w:rsidRDefault="003236A9" w14:paraId="1E5D7B48" w14:textId="1B19783B">
            <w:pPr>
              <w:pStyle w:val="TableBulletLevel2"/>
              <w:numPr>
                <w:ilvl w:val="0"/>
                <w:numId w:val="0"/>
              </w:numPr>
              <w:ind w:left="864" w:hanging="28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author="Kyle Thompson" w:date="2024-04-29T09:31:00Z" w16du:dateUtc="2024-04-29T14:31:00Z" w:id="85"/>
              </w:rPr>
              <w:pPrChange w:author="Kyle Thompson" w:date="2024-04-29T10:32:00Z" w16du:dateUtc="2024-04-29T14:32:00Z" w:id="86">
                <w:pPr>
                  <w:pStyle w:val="TableBulletLevel2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</w:pPrChange>
            </w:pPr>
            <w:del w:author="Kyle Thompson" w:date="2024-04-29T09:31:00Z" w16du:dateUtc="2024-04-29T14:31:00Z" w:id="87">
              <w:r>
                <w:delText>Ammonium &amp; phosphate concentration in feed</w:delText>
              </w:r>
            </w:del>
          </w:p>
          <w:p w:rsidR="003236A9" w:rsidP="00AE0891" w:rsidRDefault="002C17B8" w14:paraId="735F97BB" w14:textId="3B26374A">
            <w:pPr>
              <w:pStyle w:val="TableBulletLevel2"/>
              <w:numPr>
                <w:ilvl w:val="0"/>
                <w:numId w:val="0"/>
              </w:numPr>
              <w:ind w:left="864" w:hanging="28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pPrChange w:author="Kyle Thompson" w:date="2024-04-29T10:32:00Z" w16du:dateUtc="2024-04-29T14:32:00Z" w:id="88">
                <w:pPr>
                  <w:pStyle w:val="TableBulletLevel2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</w:pPrChange>
            </w:pPr>
            <w:del w:author="Kyle Thompson" w:date="2024-04-29T09:31:00Z" w16du:dateUtc="2024-04-29T14:31:00Z" w:id="89">
              <w:r>
                <w:delText>C:N:P in feed</w:delText>
              </w:r>
            </w:del>
          </w:p>
        </w:tc>
        <w:tc>
          <w:tcPr>
            <w:tcW w:w="2155" w:type="dxa"/>
            <w:tcPrChange w:author="Kyle Thompson" w:date="2024-04-29T10:33:00Z" w16du:dateUtc="2024-04-29T14:33:00Z" w:id="90">
              <w:tcPr>
                <w:tcW w:w="3237" w:type="dxa"/>
                <w:gridSpan w:val="2"/>
              </w:tcPr>
            </w:tcPrChange>
          </w:tcPr>
          <w:p w:rsidR="00A22B2E" w:rsidP="00A22B2E" w:rsidRDefault="00DE5C6A" w14:paraId="354CC5B7" w14:textId="59ABAAEB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del w:author="Kyle Thompson" w:date="2024-04-29T09:27:00Z" w16du:dateUtc="2024-04-29T14:27:00Z" w:id="91">
              <w:r>
                <w:delText>Weekly ideally but m</w:delText>
              </w:r>
              <w:r w:rsidR="008C5474">
                <w:delText>onthly</w:delText>
              </w:r>
              <w:r>
                <w:delText xml:space="preserve"> is ok</w:delText>
              </w:r>
            </w:del>
            <w:ins w:author="Kyle Thompson" w:date="2024-04-29T09:27:00Z" w16du:dateUtc="2024-04-29T14:27:00Z" w:id="92">
              <w:r w:rsidR="001E4313">
                <w:t>30-minute</w:t>
              </w:r>
            </w:ins>
          </w:p>
        </w:tc>
      </w:tr>
      <w:tr w:rsidR="00360511" w:rsidTr="00025869" w14:paraId="6B7FA0A3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ins w:author="Kyle Thompson" w:date="2024-04-29T09:27:00Z" w16du:dateUtc="2024-04-29T14:27:00Z" w:id="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6" w:type="dxa"/>
            <w:tcPrChange w:author="Kyle Thompson" w:date="2024-04-29T10:33:00Z" w16du:dateUtc="2024-04-29T14:33:00Z" w:id="94">
              <w:tcPr>
                <w:tcW w:w="3236" w:type="dxa"/>
              </w:tcPr>
            </w:tcPrChange>
          </w:tcPr>
          <w:p w:rsidR="00360511" w:rsidP="003D0576" w:rsidRDefault="00360511" w14:paraId="4E48612E" w14:textId="58BB23C6">
            <w:pPr>
              <w:pStyle w:val="TableText"/>
              <w:cnfStyle w:val="001000010000" w:firstRow="0" w:lastRow="0" w:firstColumn="1" w:lastColumn="0" w:oddVBand="0" w:evenVBand="0" w:oddHBand="0" w:evenHBand="1" w:firstRowFirstColumn="0" w:firstRowLastColumn="0" w:lastRowFirstColumn="0" w:lastRowLastColumn="0"/>
              <w:rPr>
                <w:ins w:author="Kyle Thompson" w:date="2024-04-29T09:27:00Z" w16du:dateUtc="2024-04-29T14:27:00Z" w:id="95"/>
              </w:rPr>
            </w:pPr>
            <w:ins w:author="Kyle Thompson" w:date="2024-04-29T09:27:00Z" w16du:dateUtc="2024-04-29T14:27:00Z" w:id="96">
              <w:r>
                <w:t xml:space="preserve">Grab sample or </w:t>
              </w:r>
              <w:r w:rsidR="001E4313">
                <w:t>composited water quality</w:t>
              </w:r>
            </w:ins>
          </w:p>
        </w:tc>
        <w:tc>
          <w:tcPr>
            <w:tcW w:w="4319" w:type="dxa"/>
            <w:tcPrChange w:author="Kyle Thompson" w:date="2024-04-29T10:33:00Z" w16du:dateUtc="2024-04-29T14:33:00Z" w:id="97">
              <w:tcPr>
                <w:tcW w:w="3237" w:type="dxa"/>
              </w:tcPr>
            </w:tcPrChange>
          </w:tcPr>
          <w:p w:rsidR="00B0758A" w:rsidP="0068418A" w:rsidRDefault="00E110DE" w14:paraId="2BAA5DF9" w14:textId="77777777">
            <w:pPr>
              <w:pStyle w:val="TableBulletLevel1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ins w:author="Kyle Thompson" w:date="2024-04-29T09:34:00Z" w16du:dateUtc="2024-04-29T14:34:00Z" w:id="98"/>
              </w:rPr>
              <w:pPrChange w:author="Yoko Koyama" w:date="2024-04-29T11:09:00Z" w16du:dateUtc="2024-04-29T15:09:00Z" w:id="99">
                <w:pPr>
                  <w:pStyle w:val="BulletLevel1"/>
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/w:pPr>
              </w:pPrChange>
            </w:pPr>
            <w:ins w:author="Kyle Thompson" w:date="2024-04-29T09:30:00Z" w16du:dateUtc="2024-04-29T14:30:00Z" w:id="100">
              <w:r>
                <w:t>Alkalinity</w:t>
              </w:r>
            </w:ins>
          </w:p>
          <w:p w:rsidR="00E110DE" w:rsidP="0068418A" w:rsidRDefault="0068418A" w14:paraId="6F25CBC9" w14:textId="77C9AEEC">
            <w:pPr>
              <w:pStyle w:val="TableBulletLevel1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ins w:author="Kyle Thompson" w:date="2024-04-29T09:30:00Z" w16du:dateUtc="2024-04-29T14:30:00Z" w:id="101"/>
              </w:rPr>
              <w:pPrChange w:author="Yoko Koyama" w:date="2024-04-29T11:09:00Z" w16du:dateUtc="2024-04-29T15:09:00Z" w:id="102">
                <w:pPr>
                  <w:pStyle w:val="TableBulletLevel2"/>
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/w:pPr>
              </w:pPrChange>
            </w:pPr>
            <w:ins w:author="Yoko Koyama" w:date="2024-04-29T11:09:00Z" w16du:dateUtc="2024-04-29T15:09:00Z" w:id="103">
              <w:r>
                <w:t>I</w:t>
              </w:r>
            </w:ins>
            <w:ins w:author="Kyle Thompson" w:date="2024-04-29T09:30:00Z" w16du:dateUtc="2024-04-29T14:30:00Z" w:id="104">
              <w:del w:author="Yoko Koyama" w:date="2024-04-29T11:09:00Z" w16du:dateUtc="2024-04-29T15:09:00Z" w:id="105">
                <w:r w:rsidDel="0068418A" w:rsidR="00E110DE">
                  <w:delText>i</w:delText>
                </w:r>
              </w:del>
              <w:r w:rsidR="00E110DE">
                <w:t>ons</w:t>
              </w:r>
            </w:ins>
            <w:ins w:author="Kyle Thompson" w:date="2024-04-29T09:34:00Z" w16du:dateUtc="2024-04-29T14:34:00Z" w:id="106">
              <w:r w:rsidR="00B0758A">
                <w:t xml:space="preserve"> (fluoride, </w:t>
              </w:r>
              <w:r w:rsidR="000353AD">
                <w:t xml:space="preserve">chloride, sulfate, bromide, </w:t>
              </w:r>
            </w:ins>
            <w:ins w:author="Kyle Thompson" w:date="2024-04-29T09:35:00Z" w16du:dateUtc="2024-04-29T14:35:00Z" w:id="107">
              <w:r w:rsidR="00200841">
                <w:t>sodium, potassium, magnesium, calcium, strontium, copper, iron)</w:t>
              </w:r>
            </w:ins>
          </w:p>
          <w:p w:rsidR="00AE0891" w:rsidP="00AE0891" w:rsidRDefault="00AE0891" w14:paraId="14AA835F" w14:textId="05306386">
            <w:pPr>
              <w:pStyle w:val="TableBulletLevel1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ins w:author="Kyle Thompson" w:date="2024-04-29T09:31:00Z" w16du:dateUtc="2024-04-29T14:31:00Z" w:id="108"/>
              </w:rPr>
            </w:pPr>
            <w:ins w:author="Kyle Thompson" w:date="2024-04-29T09:31:00Z" w16du:dateUtc="2024-04-29T14:31:00Z" w:id="109">
              <w:r>
                <w:t>Nutrient</w:t>
              </w:r>
            </w:ins>
            <w:ins w:author="Kyle Thompson" w:date="2024-04-29T09:36:00Z" w16du:dateUtc="2024-04-29T14:36:00Z" w:id="110">
              <w:r w:rsidR="00C05A09">
                <w:t>s</w:t>
              </w:r>
            </w:ins>
          </w:p>
          <w:p w:rsidR="00C05A09" w:rsidP="00AE0891" w:rsidRDefault="00AE0891" w14:paraId="339A8FD4" w14:textId="77777777">
            <w:pPr>
              <w:pStyle w:val="TableBulletLevel2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ins w:author="Kyle Thompson" w:date="2024-04-29T09:36:00Z" w16du:dateUtc="2024-04-29T14:36:00Z" w:id="111"/>
              </w:rPr>
            </w:pPr>
            <w:ins w:author="Kyle Thompson" w:date="2024-04-29T09:31:00Z" w16du:dateUtc="2024-04-29T14:31:00Z" w:id="112">
              <w:r>
                <w:t xml:space="preserve">Ammonium </w:t>
              </w:r>
            </w:ins>
          </w:p>
          <w:p w:rsidR="00AE0891" w:rsidP="00AE0891" w:rsidRDefault="00930E9C" w14:paraId="6C7E8E67" w14:textId="398B380A">
            <w:pPr>
              <w:pStyle w:val="TableBulletLevel2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ins w:author="Kyle Thompson" w:date="2024-04-29T09:31:00Z" w16du:dateUtc="2024-04-29T14:31:00Z" w:id="113"/>
              </w:rPr>
            </w:pPr>
            <w:ins w:author="Kyle Thompson" w:date="2024-04-29T09:37:00Z" w16du:dateUtc="2024-04-29T14:37:00Z" w:id="114">
              <w:r>
                <w:t>Ortho</w:t>
              </w:r>
            </w:ins>
            <w:ins w:author="Kyle Thompson" w:date="2024-04-29T09:31:00Z" w16du:dateUtc="2024-04-29T14:31:00Z" w:id="115">
              <w:r w:rsidR="00AE0891">
                <w:t xml:space="preserve">phosphate </w:t>
              </w:r>
            </w:ins>
          </w:p>
          <w:p w:rsidR="00930E9C" w:rsidP="00AE0891" w:rsidRDefault="00930E9C" w14:paraId="43E0461D" w14:textId="75B6B0B2">
            <w:pPr>
              <w:pStyle w:val="TableBulletLevel2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ins w:author="Kyle Thompson" w:date="2024-04-29T09:36:00Z" w16du:dateUtc="2024-04-29T14:36:00Z" w:id="116"/>
              </w:rPr>
            </w:pPr>
            <w:ins w:author="Kyle Thompson" w:date="2024-04-29T09:37:00Z" w16du:dateUtc="2024-04-29T14:37:00Z" w:id="117">
              <w:r>
                <w:t>Total phosphorus</w:t>
              </w:r>
            </w:ins>
          </w:p>
          <w:p w:rsidR="00930E9C" w:rsidP="00AE0891" w:rsidRDefault="00930E9C" w14:paraId="0B5897C6" w14:textId="396DCB37">
            <w:pPr>
              <w:pStyle w:val="TableBulletLevel2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ins w:author="Kyle Thompson" w:date="2024-04-29T09:36:00Z" w16du:dateUtc="2024-04-29T14:36:00Z" w:id="118"/>
              </w:rPr>
            </w:pPr>
            <w:ins w:author="Kyle Thompson" w:date="2024-04-29T09:36:00Z" w16du:dateUtc="2024-04-29T14:36:00Z" w:id="119">
              <w:r>
                <w:t>Total nitrogen</w:t>
              </w:r>
            </w:ins>
          </w:p>
          <w:p w:rsidR="00930E9C" w:rsidP="00AE0891" w:rsidRDefault="00930E9C" w14:paraId="4F8326B5" w14:textId="1F1608A7">
            <w:pPr>
              <w:pStyle w:val="TableBulletLevel2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ins w:author="Kyle Thompson" w:date="2024-04-29T09:36:00Z" w16du:dateUtc="2024-04-29T14:36:00Z" w:id="120"/>
              </w:rPr>
            </w:pPr>
            <w:ins w:author="Kyle Thompson" w:date="2024-04-29T09:36:00Z" w16du:dateUtc="2024-04-29T14:36:00Z" w:id="121">
              <w:r>
                <w:t>Nitrite</w:t>
              </w:r>
            </w:ins>
          </w:p>
          <w:p w:rsidR="00930E9C" w:rsidP="00AE0891" w:rsidRDefault="00930E9C" w14:paraId="300E4EDB" w14:textId="07484277">
            <w:pPr>
              <w:pStyle w:val="TableBulletLevel2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ins w:author="Kyle Thompson" w:date="2024-04-29T09:31:00Z" w16du:dateUtc="2024-04-29T14:31:00Z" w:id="122"/>
              </w:rPr>
            </w:pPr>
            <w:ins w:author="Kyle Thompson" w:date="2024-04-29T09:36:00Z" w16du:dateUtc="2024-04-29T14:36:00Z" w:id="123">
              <w:r>
                <w:t>Nitrate</w:t>
              </w:r>
            </w:ins>
          </w:p>
          <w:p w:rsidR="00360511" w:rsidP="00930E9C" w:rsidRDefault="00360511" w14:paraId="49C4EFDC" w14:textId="503DC322">
            <w:pPr>
              <w:pStyle w:val="TableBulletLevel1"/>
              <w:numPr>
                <w:ilvl w:val="0"/>
                <w:numId w:val="0"/>
              </w:numPr>
              <w:ind w:left="576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ins w:author="Kyle Thompson" w:date="2024-04-29T09:27:00Z" w16du:dateUtc="2024-04-29T14:27:00Z" w:id="124"/>
              </w:rPr>
              <w:pPrChange w:author="Kyle Thompson" w:date="2024-04-29T10:49:00Z" w16du:dateUtc="2024-04-29T14:49:00Z" w:id="125">
                <w:pPr>
                  <w:pStyle w:val="TableBulletLevel1"/>
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/w:pPr>
              </w:pPrChange>
            </w:pPr>
          </w:p>
        </w:tc>
        <w:tc>
          <w:tcPr>
            <w:tcW w:w="2155" w:type="dxa"/>
            <w:tcPrChange w:author="Kyle Thompson" w:date="2024-04-29T10:33:00Z" w16du:dateUtc="2024-04-29T14:33:00Z" w:id="126">
              <w:tcPr>
                <w:tcW w:w="3237" w:type="dxa"/>
                <w:gridSpan w:val="2"/>
              </w:tcPr>
            </w:tcPrChange>
          </w:tcPr>
          <w:p w:rsidR="00360511" w:rsidP="00A22B2E" w:rsidRDefault="001E4313" w14:paraId="2332B612" w14:textId="77EB9CDF">
            <w:pPr>
              <w:pStyle w:val="TableTex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ins w:author="Kyle Thompson" w:date="2024-04-29T09:27:00Z" w16du:dateUtc="2024-04-29T14:27:00Z" w:id="127"/>
              </w:rPr>
            </w:pPr>
            <w:ins w:author="Kyle Thompson" w:date="2024-04-29T09:27:00Z" w16du:dateUtc="2024-04-29T14:27:00Z" w:id="128">
              <w:r>
                <w:t>Weekly</w:t>
              </w:r>
            </w:ins>
          </w:p>
        </w:tc>
      </w:tr>
      <w:tr w:rsidR="001F03F9" w:rsidTr="00025869" w14:paraId="0F57B60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6" w:type="dxa"/>
            <w:tcPrChange w:author="Kyle Thompson" w:date="2024-04-29T10:33:00Z" w16du:dateUtc="2024-04-29T14:33:00Z" w:id="129">
              <w:tcPr>
                <w:tcW w:w="3236" w:type="dxa"/>
              </w:tcPr>
            </w:tcPrChange>
          </w:tcPr>
          <w:p w:rsidR="001F03F9" w:rsidP="003D0576" w:rsidRDefault="001F03F9" w14:paraId="35F35CB1" w14:textId="03A4BB58">
            <w:pPr>
              <w:pStyle w:val="TableText"/>
              <w:cnfStyle w:val="001000100000" w:firstRow="0" w:lastRow="0" w:firstColumn="1" w:lastColumn="0" w:oddVBand="0" w:evenVBand="0" w:oddHBand="1" w:evenHBand="0" w:firstRowFirstColumn="0" w:firstRowLastColumn="0" w:lastRowFirstColumn="0" w:lastRowLastColumn="0"/>
            </w:pPr>
            <w:del w:author="Kyle Thompson" w:date="2024-04-29T09:38:00Z" w16du:dateUtc="2024-04-29T14:38:00Z" w:id="130">
              <w:r>
                <w:delText>Operational data</w:delText>
              </w:r>
            </w:del>
            <w:ins w:author="Kyle Thompson" w:date="2024-04-29T09:38:00Z" w16du:dateUtc="2024-04-29T14:38:00Z" w:id="131">
              <w:r w:rsidR="00B905E9">
                <w:t>Other</w:t>
              </w:r>
            </w:ins>
          </w:p>
        </w:tc>
        <w:tc>
          <w:tcPr>
            <w:tcW w:w="4319" w:type="dxa"/>
            <w:tcPrChange w:author="Kyle Thompson" w:date="2024-04-29T10:33:00Z" w16du:dateUtc="2024-04-29T14:33:00Z" w:id="132">
              <w:tcPr>
                <w:tcW w:w="3237" w:type="dxa"/>
              </w:tcPr>
            </w:tcPrChange>
          </w:tcPr>
          <w:p w:rsidR="00186855" w:rsidP="00AF541E" w:rsidRDefault="00AF541E" w14:paraId="5437B01E" w14:textId="073B6281">
            <w:pPr>
              <w:pStyle w:val="TableBulletLevel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F541E">
              <w:t>Noria</w:t>
            </w:r>
            <w:ins w:author="Kyle Thompson" w:date="2024-04-29T09:38:00Z" w16du:dateUtc="2024-04-29T14:38:00Z" w:id="133">
              <w:r w:rsidRPr="00AF541E">
                <w:t xml:space="preserve"> </w:t>
              </w:r>
              <w:r w:rsidR="00B905E9">
                <w:t>Spotlight</w:t>
              </w:r>
            </w:ins>
            <w:r w:rsidRPr="00AF541E">
              <w:t xml:space="preserve"> </w:t>
            </w:r>
            <w:del w:author="Kyle Thompson" w:date="2024-04-29T09:38:00Z" w16du:dateUtc="2024-04-29T14:38:00Z" w:id="134">
              <w:r w:rsidRPr="00AF541E">
                <w:delText>scaling potential data</w:delText>
              </w:r>
              <w:r w:rsidR="001B1BF2">
                <w:delText xml:space="preserve"> for each train</w:delText>
              </w:r>
            </w:del>
            <w:ins w:author="Kyle Thompson" w:date="2024-04-29T09:38:00Z" w16du:dateUtc="2024-04-29T14:38:00Z" w:id="135">
              <w:r w:rsidR="00930E9C">
                <w:t>percent scaled</w:t>
              </w:r>
            </w:ins>
          </w:p>
        </w:tc>
        <w:tc>
          <w:tcPr>
            <w:tcW w:w="2155" w:type="dxa"/>
            <w:tcPrChange w:author="Kyle Thompson" w:date="2024-04-29T10:33:00Z" w16du:dateUtc="2024-04-29T14:33:00Z" w:id="136">
              <w:tcPr>
                <w:tcW w:w="3237" w:type="dxa"/>
                <w:gridSpan w:val="2"/>
              </w:tcPr>
            </w:tcPrChange>
          </w:tcPr>
          <w:p w:rsidR="001F03F9" w:rsidP="00A22B2E" w:rsidRDefault="00930E9C" w14:paraId="776C431D" w14:textId="4AC86DD2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ins w:author="Kyle Thompson" w:date="2024-04-29T09:38:00Z" w16du:dateUtc="2024-04-29T14:38:00Z" w:id="137">
              <w:r>
                <w:t>30-minute</w:t>
              </w:r>
            </w:ins>
            <w:del w:author="Kyle Thompson" w:date="2024-04-29T09:38:00Z" w16du:dateUtc="2024-04-29T14:38:00Z" w:id="138">
              <w:r w:rsidR="00AF541E">
                <w:delText>Weekly (or as frequently as possible)</w:delText>
              </w:r>
            </w:del>
          </w:p>
        </w:tc>
      </w:tr>
      <w:tr w:rsidR="00C97B40" w:rsidTr="00025869" w14:paraId="489ADD78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6" w:type="dxa"/>
            <w:tcPrChange w:author="Kyle Thompson" w:date="2024-04-29T10:33:00Z" w16du:dateUtc="2024-04-29T14:33:00Z" w:id="139">
              <w:tcPr>
                <w:tcW w:w="3236" w:type="dxa"/>
              </w:tcPr>
            </w:tcPrChange>
          </w:tcPr>
          <w:p w:rsidR="00C97B40" w:rsidP="00A22B2E" w:rsidRDefault="00EA2442" w14:paraId="717268ED" w14:textId="232B1E02">
            <w:pPr>
              <w:pStyle w:val="TableText"/>
              <w:cnfStyle w:val="001000010000" w:firstRow="0" w:lastRow="0" w:firstColumn="1" w:lastColumn="0" w:oddVBand="0" w:evenVBand="0" w:oddHBand="0" w:evenHBand="1" w:firstRowFirstColumn="0" w:firstRowLastColumn="0" w:lastRowFirstColumn="0" w:lastRowLastColumn="0"/>
            </w:pPr>
            <w:ins w:author="Kyle Thompson" w:date="2024-04-29T09:45:00Z" w16du:dateUtc="2024-04-29T14:45:00Z" w:id="140">
              <w:r>
                <w:t xml:space="preserve">Real-time </w:t>
              </w:r>
            </w:ins>
            <w:ins w:author="Yoko Koyama" w:date="2024-04-29T11:10:00Z" w16du:dateUtc="2024-04-29T15:10:00Z" w:id="141">
              <w:r w:rsidR="0028521F">
                <w:t>o</w:t>
              </w:r>
            </w:ins>
            <w:del w:author="Yoko Koyama" w:date="2024-04-29T11:10:00Z" w16du:dateUtc="2024-04-29T15:10:00Z" w:id="142">
              <w:r w:rsidDel="0028521F" w:rsidR="00A26FCE">
                <w:delText>O</w:delText>
              </w:r>
            </w:del>
            <w:r w:rsidR="00A26FCE">
              <w:t>perational data</w:t>
            </w:r>
          </w:p>
        </w:tc>
        <w:tc>
          <w:tcPr>
            <w:tcW w:w="4319" w:type="dxa"/>
            <w:tcPrChange w:author="Kyle Thompson" w:date="2024-04-29T10:33:00Z" w16du:dateUtc="2024-04-29T14:33:00Z" w:id="143">
              <w:tcPr>
                <w:tcW w:w="3237" w:type="dxa"/>
              </w:tcPr>
            </w:tcPrChange>
          </w:tcPr>
          <w:p w:rsidR="005F7255" w:rsidP="005F7255" w:rsidRDefault="005F7255" w14:paraId="1C1E7353" w14:textId="77777777">
            <w:pPr>
              <w:pStyle w:val="TableBulletLevel1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ins w:author="Kyle Thompson" w:date="2024-04-29T09:38:00Z" w16du:dateUtc="2024-04-29T14:38:00Z" w:id="144"/>
              </w:rPr>
            </w:pPr>
            <w:ins w:author="Kyle Thompson" w:date="2024-04-29T09:38:00Z" w16du:dateUtc="2024-04-29T14:38:00Z" w:id="145">
              <w:r>
                <w:t xml:space="preserve">Pressures </w:t>
              </w:r>
            </w:ins>
          </w:p>
          <w:p w:rsidR="005F7255" w:rsidP="005F7255" w:rsidRDefault="005F7255" w14:paraId="573AF857" w14:textId="77777777">
            <w:pPr>
              <w:pStyle w:val="TableBulletLevel2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ins w:author="Kyle Thompson" w:date="2024-04-29T09:38:00Z" w16du:dateUtc="2024-04-29T14:38:00Z" w:id="146"/>
              </w:rPr>
            </w:pPr>
            <w:ins w:author="Kyle Thompson" w:date="2024-04-29T09:38:00Z" w16du:dateUtc="2024-04-29T14:38:00Z" w:id="147">
              <w:r>
                <w:t xml:space="preserve">Feed, concentrate, </w:t>
              </w:r>
              <w:proofErr w:type="gramStart"/>
              <w:r>
                <w:t>permeate</w:t>
              </w:r>
              <w:proofErr w:type="gramEnd"/>
            </w:ins>
          </w:p>
          <w:p w:rsidR="005F7255" w:rsidP="005F7255" w:rsidRDefault="005F7255" w14:paraId="0C55FC7F" w14:textId="77777777">
            <w:pPr>
              <w:pStyle w:val="TableBulletLevel2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ins w:author="Yoko Koyama" w:date="2024-04-29T11:09:00Z" w16du:dateUtc="2024-04-29T15:09:00Z" w:id="148"/>
              </w:rPr>
            </w:pPr>
            <w:ins w:author="Kyle Thompson" w:date="2024-04-29T09:38:00Z" w16du:dateUtc="2024-04-29T14:38:00Z" w:id="149">
              <w:r>
                <w:t>All stages</w:t>
              </w:r>
            </w:ins>
          </w:p>
          <w:p w:rsidR="00F3609E" w:rsidP="005F7255" w:rsidRDefault="00F3609E" w14:paraId="3EF9ADC7" w14:textId="5490CF73">
            <w:pPr>
              <w:pStyle w:val="TableBulletLevel2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ins w:author="Kyle Thompson" w:date="2024-04-29T09:38:00Z" w16du:dateUtc="2024-04-29T14:38:00Z" w:id="150"/>
              </w:rPr>
            </w:pPr>
            <w:ins w:author="Yoko Koyama" w:date="2024-04-29T11:09:00Z" w16du:dateUtc="2024-04-29T15:09:00Z" w:id="151">
              <w:r>
                <w:t>Net driving p</w:t>
              </w:r>
            </w:ins>
            <w:ins w:author="Yoko Koyama" w:date="2024-04-29T11:10:00Z" w16du:dateUtc="2024-04-29T15:10:00Z" w:id="152">
              <w:r>
                <w:t>ressure</w:t>
              </w:r>
            </w:ins>
          </w:p>
          <w:p w:rsidR="005F7255" w:rsidP="005F7255" w:rsidRDefault="005F7255" w14:paraId="59C45446" w14:textId="77777777">
            <w:pPr>
              <w:pStyle w:val="TableBulletLevel1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ins w:author="Kyle Thompson" w:date="2024-04-29T09:38:00Z" w16du:dateUtc="2024-04-29T14:38:00Z" w:id="153"/>
              </w:rPr>
            </w:pPr>
            <w:ins w:author="Kyle Thompson" w:date="2024-04-29T09:38:00Z" w16du:dateUtc="2024-04-29T14:38:00Z" w:id="154">
              <w:r>
                <w:t>Flows</w:t>
              </w:r>
            </w:ins>
          </w:p>
          <w:p w:rsidR="005F7255" w:rsidP="005F7255" w:rsidRDefault="005F7255" w14:paraId="5BE1EDD9" w14:textId="77777777">
            <w:pPr>
              <w:pStyle w:val="TableBulletLevel2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ins w:author="Kyle Thompson" w:date="2024-04-29T09:38:00Z" w16du:dateUtc="2024-04-29T14:38:00Z" w:id="155"/>
              </w:rPr>
            </w:pPr>
            <w:ins w:author="Kyle Thompson" w:date="2024-04-29T09:38:00Z" w16du:dateUtc="2024-04-29T14:38:00Z" w:id="156">
              <w:r>
                <w:t xml:space="preserve">Feed, concentrate, </w:t>
              </w:r>
              <w:proofErr w:type="gramStart"/>
              <w:r>
                <w:t>permeate</w:t>
              </w:r>
              <w:proofErr w:type="gramEnd"/>
            </w:ins>
          </w:p>
          <w:p w:rsidR="005F7255" w:rsidP="005F7255" w:rsidRDefault="005F7255" w14:paraId="056E97AB" w14:textId="77777777">
            <w:pPr>
              <w:pStyle w:val="TableBulletLevel2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ins w:author="Kyle Thompson" w:date="2024-04-29T09:38:00Z" w16du:dateUtc="2024-04-29T14:38:00Z" w:id="157"/>
              </w:rPr>
            </w:pPr>
            <w:ins w:author="Kyle Thompson" w:date="2024-04-29T09:38:00Z" w16du:dateUtc="2024-04-29T14:38:00Z" w:id="158">
              <w:r>
                <w:t>All stages</w:t>
              </w:r>
            </w:ins>
          </w:p>
          <w:p w:rsidR="005F7255" w:rsidP="005F7255" w:rsidRDefault="005F7255" w14:paraId="3BE98362" w14:textId="709CB97B">
            <w:pPr>
              <w:pStyle w:val="TableBulletLevel1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ins w:author="Kyle Thompson" w:date="2024-04-29T09:39:00Z" w16du:dateUtc="2024-04-29T14:39:00Z" w:id="159"/>
              </w:rPr>
            </w:pPr>
            <w:ins w:author="Kyle Thompson" w:date="2024-04-29T09:39:00Z" w16du:dateUtc="2024-04-29T14:39:00Z" w:id="160">
              <w:r>
                <w:t>Specific Flux (if calculated within SCADA)</w:t>
              </w:r>
            </w:ins>
          </w:p>
          <w:p w:rsidR="005F7255" w:rsidP="005F7255" w:rsidRDefault="005F7255" w14:paraId="34F11E57" w14:textId="75F90EB6">
            <w:pPr>
              <w:pStyle w:val="TableBulletLevel2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ins w:author="Kyle Thompson" w:date="2024-04-29T09:39:00Z" w16du:dateUtc="2024-04-29T14:39:00Z" w:id="161"/>
              </w:rPr>
            </w:pPr>
            <w:ins w:author="Kyle Thompson" w:date="2024-04-29T09:39:00Z" w16du:dateUtc="2024-04-29T14:39:00Z" w:id="162">
              <w:r>
                <w:t>All stages and overall</w:t>
              </w:r>
            </w:ins>
          </w:p>
          <w:p w:rsidR="005F7255" w:rsidP="005F7255" w:rsidRDefault="005F7255" w14:paraId="43E53012" w14:textId="102C3C23">
            <w:pPr>
              <w:pStyle w:val="TableBulletLevel1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ins w:author="Kyle Thompson" w:date="2024-04-29T09:39:00Z" w16du:dateUtc="2024-04-29T14:39:00Z" w:id="163"/>
              </w:rPr>
            </w:pPr>
            <w:ins w:author="Kyle Thompson" w:date="2024-04-29T09:39:00Z" w16du:dateUtc="2024-04-29T14:39:00Z" w:id="164">
              <w:r>
                <w:t>Differential Pressure (if calculated within SCADA)</w:t>
              </w:r>
            </w:ins>
          </w:p>
          <w:p w:rsidR="005F7255" w:rsidP="005F7255" w:rsidRDefault="005F7255" w14:paraId="4A7207C4" w14:textId="77777777">
            <w:pPr>
              <w:pStyle w:val="TableBulletLevel2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ins w:author="Kyle Thompson" w:date="2024-04-29T09:39:00Z" w16du:dateUtc="2024-04-29T14:39:00Z" w:id="165"/>
              </w:rPr>
            </w:pPr>
            <w:ins w:author="Kyle Thompson" w:date="2024-04-29T09:39:00Z" w16du:dateUtc="2024-04-29T14:39:00Z" w:id="166">
              <w:r>
                <w:t>All stages and overall</w:t>
              </w:r>
            </w:ins>
          </w:p>
          <w:p w:rsidR="005F7255" w:rsidP="005F7255" w:rsidRDefault="005F7255" w14:paraId="75ABEDD1" w14:textId="7D1CF50D">
            <w:pPr>
              <w:pStyle w:val="TableBulletLevel1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ins w:author="Kyle Thompson" w:date="2024-04-29T09:40:00Z" w16du:dateUtc="2024-04-29T14:40:00Z" w:id="167"/>
              </w:rPr>
            </w:pPr>
            <w:ins w:author="Kyle Thompson" w:date="2024-04-29T09:40:00Z" w16du:dateUtc="2024-04-29T14:40:00Z" w:id="168">
              <w:r>
                <w:t>Temperature-Corrected Specific Flux (if calculated within SCADA)</w:t>
              </w:r>
            </w:ins>
          </w:p>
          <w:p w:rsidR="005F7255" w:rsidP="00D13503" w:rsidRDefault="005F7255" w14:paraId="5ADCA5DA" w14:textId="5F667582">
            <w:pPr>
              <w:pStyle w:val="TableBulletLevel2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ins w:author="Kyle Thompson" w:date="2024-04-29T09:38:00Z" w16du:dateUtc="2024-04-29T14:38:00Z" w:id="169"/>
              </w:rPr>
            </w:pPr>
            <w:ins w:author="Kyle Thompson" w:date="2024-04-29T09:40:00Z" w16du:dateUtc="2024-04-29T14:40:00Z" w:id="170">
              <w:r>
                <w:t>All stages and overall</w:t>
              </w:r>
            </w:ins>
          </w:p>
          <w:p w:rsidR="00AF541E" w:rsidP="00AF541E" w:rsidRDefault="00AF541E" w14:paraId="28B30D44" w14:textId="333FF48F">
            <w:pPr>
              <w:pStyle w:val="TableBulletLevel1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ins w:author="Kyle Thompson" w:date="2024-04-29T09:42:00Z" w16du:dateUtc="2024-04-29T14:42:00Z" w:id="171"/>
              </w:rPr>
            </w:pPr>
            <w:del w:author="Kyle Thompson" w:date="2024-04-29T09:41:00Z" w16du:dateUtc="2024-04-29T14:41:00Z" w:id="172">
              <w:r>
                <w:delText xml:space="preserve">Pressure differential, permeate flow, concentrate flow, specific flux (if already calculated) and </w:delText>
              </w:r>
            </w:del>
            <w:r>
              <w:t xml:space="preserve">TMP </w:t>
            </w:r>
            <w:del w:author="Kyle Thompson" w:date="2024-04-29T09:42:00Z" w16du:dateUtc="2024-04-29T14:42:00Z" w:id="173">
              <w:r>
                <w:delText xml:space="preserve">by stage (Stage 1 through 3 respectively) and across the whole RO </w:delText>
              </w:r>
              <w:r w:rsidR="001B1BF2">
                <w:delText>unit for each train</w:delText>
              </w:r>
            </w:del>
          </w:p>
          <w:p w:rsidR="001A0D6C" w:rsidP="001A0D6C" w:rsidRDefault="001A0D6C" w14:paraId="61CE85BE" w14:textId="2D9047CB">
            <w:pPr>
              <w:pStyle w:val="TableBulletLevel2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pPrChange w:author="Kyle Thompson" w:date="2024-04-29T09:42:00Z" w16du:dateUtc="2024-04-29T14:42:00Z" w:id="174">
                <w:pPr>
                  <w:pStyle w:val="TableBulletLevel1"/>
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/w:pPr>
              </w:pPrChange>
            </w:pPr>
            <w:ins w:author="Kyle Thompson" w:date="2024-04-29T09:42:00Z" w16du:dateUtc="2024-04-29T14:42:00Z" w:id="175">
              <w:r>
                <w:t>All stages and overall</w:t>
              </w:r>
            </w:ins>
          </w:p>
          <w:p w:rsidR="00AF541E" w:rsidP="00AF541E" w:rsidRDefault="00AF541E" w14:paraId="27BE5AE6" w14:textId="77777777">
            <w:pPr>
              <w:pStyle w:val="TableBulletLevel1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Chemical use such as:</w:t>
            </w:r>
          </w:p>
          <w:p w:rsidR="00AF541E" w:rsidP="00AF541E" w:rsidRDefault="00AF541E" w14:paraId="4CB1EB6B" w14:textId="77777777">
            <w:pPr>
              <w:pStyle w:val="TableBulletLevel2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Cl dose set </w:t>
            </w:r>
            <w:proofErr w:type="gramStart"/>
            <w:r>
              <w:t>point</w:t>
            </w:r>
            <w:proofErr w:type="gramEnd"/>
          </w:p>
          <w:p w:rsidR="00AF541E" w:rsidP="00AF541E" w:rsidRDefault="00AF541E" w14:paraId="60A134BF" w14:textId="682AB424">
            <w:pPr>
              <w:pStyle w:val="TableBulletLevel2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Total Cl</w:t>
            </w:r>
            <w:ins w:author="Kyle Thompson" w:date="2024-04-29T09:45:00Z" w16du:dateUtc="2024-04-29T14:45:00Z" w:id="176">
              <w:r w:rsidR="00EA2442">
                <w:t xml:space="preserve"> (in mg/L if available or mass/time)</w:t>
              </w:r>
            </w:ins>
          </w:p>
          <w:p w:rsidR="00B14F48" w:rsidP="00AF541E" w:rsidRDefault="00B14F48" w14:paraId="1C41E47F" w14:textId="76F26618">
            <w:pPr>
              <w:pStyle w:val="TableBulletLevel2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ins w:author="Kyle Thompson" w:date="2024-04-29T09:46:00Z" w16du:dateUtc="2024-04-29T14:46:00Z" w:id="177"/>
              </w:rPr>
            </w:pPr>
            <w:del w:author="Kyle Thompson" w:date="2024-04-29T09:46:00Z" w16du:dateUtc="2024-04-29T14:46:00Z" w:id="178">
              <w:r>
                <w:delText xml:space="preserve">Other chemical use at plant level </w:delText>
              </w:r>
              <w:r w:rsidR="001B1BF2">
                <w:delText>( I recall this is what they have since they don’t have it at unit or train level)</w:delText>
              </w:r>
            </w:del>
            <w:ins w:author="Kyle Thompson" w:date="2024-04-29T09:46:00Z" w16du:dateUtc="2024-04-29T14:46:00Z" w:id="179">
              <w:r w:rsidR="00691BCC">
                <w:t>Anti-</w:t>
              </w:r>
              <w:proofErr w:type="spellStart"/>
              <w:r w:rsidR="00691BCC">
                <w:t>scalant</w:t>
              </w:r>
              <w:proofErr w:type="spellEnd"/>
              <w:r w:rsidR="00691BCC">
                <w:t xml:space="preserve"> (in mg/L if available or mass/time)</w:t>
              </w:r>
            </w:ins>
          </w:p>
          <w:p w:rsidR="00691BCC" w:rsidP="00AF541E" w:rsidRDefault="00691BCC" w14:paraId="124CD847" w14:textId="03964B16">
            <w:pPr>
              <w:pStyle w:val="TableBulletLevel2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ins w:author="Kyle Thompson" w:date="2024-04-29T09:43:00Z" w16du:dateUtc="2024-04-29T14:43:00Z" w:id="180"/>
              </w:rPr>
            </w:pPr>
            <w:ins w:author="Kyle Thompson" w:date="2024-04-29T09:46:00Z" w16du:dateUtc="2024-04-29T14:46:00Z" w:id="181">
              <w:r>
                <w:t>Sulfuric acid (in mg/L if available or mass/time)</w:t>
              </w:r>
            </w:ins>
          </w:p>
          <w:p w:rsidR="007C2E6A" w:rsidP="00691BCC" w:rsidRDefault="007C2E6A" w14:paraId="461ECB2A" w14:textId="77777777">
            <w:pPr>
              <w:pStyle w:val="TableBulletLevel2"/>
              <w:numPr>
                <w:ilvl w:val="0"/>
                <w:numId w:val="0"/>
              </w:numPr>
              <w:ind w:left="864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pPrChange w:author="Kyle Thompson" w:date="2024-04-29T09:46:00Z" w16du:dateUtc="2024-04-29T14:46:00Z" w:id="182">
                <w:pPr>
                  <w:pStyle w:val="TableBulletLevel2"/>
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/w:pPr>
              </w:pPrChange>
            </w:pPr>
          </w:p>
          <w:p w:rsidR="00C97B40" w:rsidP="00A22B2E" w:rsidRDefault="00C97B40" w14:paraId="4D3048C7" w14:textId="798099CF">
            <w:pPr>
              <w:pStyle w:val="TableTex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55" w:type="dxa"/>
            <w:tcPrChange w:author="Kyle Thompson" w:date="2024-04-29T10:33:00Z" w16du:dateUtc="2024-04-29T14:33:00Z" w:id="183">
              <w:tcPr>
                <w:tcW w:w="3237" w:type="dxa"/>
                <w:gridSpan w:val="2"/>
              </w:tcPr>
            </w:tcPrChange>
          </w:tcPr>
          <w:p w:rsidR="00C97B40" w:rsidP="00A22B2E" w:rsidRDefault="00AF541E" w14:paraId="5064DDB9" w14:textId="6EC52684">
            <w:pPr>
              <w:pStyle w:val="TableTex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Daily</w:t>
            </w:r>
          </w:p>
        </w:tc>
      </w:tr>
      <w:tr w:rsidR="00AF541E" w:rsidTr="00025869" w14:paraId="65417DB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6" w:type="dxa"/>
            <w:tcPrChange w:author="Kyle Thompson" w:date="2024-04-29T10:33:00Z" w16du:dateUtc="2024-04-29T14:33:00Z" w:id="184">
              <w:tcPr>
                <w:tcW w:w="3236" w:type="dxa"/>
              </w:tcPr>
            </w:tcPrChange>
          </w:tcPr>
          <w:p w:rsidR="00AF541E" w:rsidP="00A22B2E" w:rsidRDefault="00EA2442" w14:paraId="68FA8096" w14:textId="229C446E">
            <w:pPr>
              <w:pStyle w:val="TableText"/>
              <w:cnfStyle w:val="001000100000" w:firstRow="0" w:lastRow="0" w:firstColumn="1" w:lastColumn="0" w:oddVBand="0" w:evenVBand="0" w:oddHBand="1" w:evenHBand="0" w:firstRowFirstColumn="0" w:firstRowLastColumn="0" w:lastRowFirstColumn="0" w:lastRowLastColumn="0"/>
            </w:pPr>
            <w:ins w:author="Kyle Thompson" w:date="2024-04-29T09:45:00Z" w16du:dateUtc="2024-04-29T14:45:00Z" w:id="185">
              <w:r>
                <w:t xml:space="preserve">Other </w:t>
              </w:r>
            </w:ins>
            <w:ins w:author="Yoko Koyama" w:date="2024-04-29T11:10:00Z" w16du:dateUtc="2024-04-29T15:10:00Z" w:id="186">
              <w:r w:rsidR="0028521F">
                <w:t>o</w:t>
              </w:r>
            </w:ins>
            <w:del w:author="Yoko Koyama" w:date="2024-04-29T11:10:00Z" w16du:dateUtc="2024-04-29T15:10:00Z" w:id="187">
              <w:r w:rsidDel="0028521F" w:rsidR="00327123">
                <w:delText>O</w:delText>
              </w:r>
            </w:del>
            <w:r w:rsidR="00327123">
              <w:t>perational data</w:t>
            </w:r>
          </w:p>
        </w:tc>
        <w:tc>
          <w:tcPr>
            <w:tcW w:w="4319" w:type="dxa"/>
            <w:tcPrChange w:author="Kyle Thompson" w:date="2024-04-29T10:33:00Z" w16du:dateUtc="2024-04-29T14:33:00Z" w:id="188">
              <w:tcPr>
                <w:tcW w:w="3237" w:type="dxa"/>
              </w:tcPr>
            </w:tcPrChange>
          </w:tcPr>
          <w:p w:rsidR="00AF541E" w:rsidP="00303F56" w:rsidRDefault="00327123" w14:paraId="6D23E99C" w14:textId="546338A6">
            <w:pPr>
              <w:pStyle w:val="TableBulletLevel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pPrChange w:author="Yoko Koyama" w:date="2024-04-29T11:52:00Z" w16du:dateUtc="2024-04-29T15:52:00Z" w:id="189">
                <w:pPr>
                  <w:pStyle w:val="TableText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</w:pPrChange>
            </w:pPr>
            <w:r>
              <w:t>CIP dates and timestamp</w:t>
            </w:r>
          </w:p>
        </w:tc>
        <w:tc>
          <w:tcPr>
            <w:tcW w:w="2155" w:type="dxa"/>
            <w:tcPrChange w:author="Kyle Thompson" w:date="2024-04-29T10:33:00Z" w16du:dateUtc="2024-04-29T14:33:00Z" w:id="190">
              <w:tcPr>
                <w:tcW w:w="3237" w:type="dxa"/>
                <w:gridSpan w:val="2"/>
              </w:tcPr>
            </w:tcPrChange>
          </w:tcPr>
          <w:p w:rsidR="00AF541E" w:rsidP="00A22B2E" w:rsidRDefault="00327123" w14:paraId="15C5EDD3" w14:textId="5F6A9B87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NA</w:t>
            </w:r>
          </w:p>
        </w:tc>
      </w:tr>
    </w:tbl>
    <w:p w:rsidR="00A22B2E" w:rsidDel="00303F56" w:rsidP="00A22B2E" w:rsidRDefault="00A22B2E" w14:paraId="782F2792" w14:textId="3B2E36D4">
      <w:pPr>
        <w:pStyle w:val="TableNotesTitle"/>
        <w:rPr>
          <w:del w:author="Yoko Koyama" w:date="2024-04-29T11:52:00Z" w16du:dateUtc="2024-04-29T15:52:00Z" w:id="191"/>
        </w:rPr>
      </w:pPr>
      <w:del w:author="Yoko Koyama" w:date="2024-04-29T11:52:00Z" w16du:dateUtc="2024-04-29T15:52:00Z" w:id="192">
        <w:r w:rsidDel="00303F56">
          <w:delText>Notes:</w:delText>
        </w:r>
      </w:del>
    </w:p>
    <w:p w:rsidRPr="00214F7A" w:rsidR="004E054C" w:rsidDel="00303F56" w:rsidP="00214F7A" w:rsidRDefault="004E054C" w14:paraId="440E0A38" w14:textId="79ACC757">
      <w:pPr>
        <w:pStyle w:val="TableNotesAbbreviations"/>
        <w:rPr>
          <w:del w:author="Yoko Koyama" w:date="2024-04-29T11:52:00Z" w16du:dateUtc="2024-04-29T15:52:00Z" w:id="193"/>
        </w:rPr>
      </w:pPr>
      <w:del w:author="Yoko Koyama" w:date="2024-04-29T11:52:00Z" w16du:dateUtc="2024-04-29T15:52:00Z" w:id="194">
        <w:r w:rsidRPr="00214F7A" w:rsidDel="00303F56">
          <w:delText>[AB - table notes abbreviations; BC - table notes abbreviations]</w:delText>
        </w:r>
      </w:del>
    </w:p>
    <w:p w:rsidRPr="00407B78" w:rsidR="00A22B2E" w:rsidDel="00303F56" w:rsidP="00303F56" w:rsidRDefault="00A22B2E" w14:paraId="69AADBAF" w14:textId="29A87881">
      <w:pPr>
        <w:pStyle w:val="TableNotesList"/>
        <w:numPr>
          <w:ilvl w:val="0"/>
          <w:numId w:val="0"/>
        </w:numPr>
        <w:ind w:left="288" w:hanging="288"/>
        <w:rPr>
          <w:del w:author="Yoko Koyama" w:date="2024-04-29T11:52:00Z" w16du:dateUtc="2024-04-29T15:52:00Z" w:id="195"/>
        </w:rPr>
        <w:pPrChange w:author="Yoko Koyama" w:date="2024-04-29T11:52:00Z" w16du:dateUtc="2024-04-29T15:52:00Z" w:id="196">
          <w:pPr>
            <w:pStyle w:val="TableNotesList"/>
          </w:pPr>
        </w:pPrChange>
      </w:pPr>
    </w:p>
    <w:p w:rsidR="00A22B2E" w:rsidDel="00303F56" w:rsidP="00457205" w:rsidRDefault="00A22B2E" w14:paraId="5ABAC481" w14:textId="72DE3B09">
      <w:pPr>
        <w:numPr>
          <w:ilvl w:val="0"/>
          <w:numId w:val="0"/>
        </w:numPr>
        <w:rPr>
          <w:del w:author="Yoko Koyama" w:date="2024-04-29T11:52:00Z" w16du:dateUtc="2024-04-29T15:52:00Z" w:id="197"/>
        </w:rPr>
      </w:pPr>
    </w:p>
    <w:p w:rsidR="007C7E15" w:rsidP="00DE2C8E" w:rsidRDefault="007C7E15" w14:paraId="1CB5C3EF" w14:textId="77777777"/>
    <w:p w:rsidR="00DE2C8E" w:rsidP="00F327EA" w:rsidRDefault="00533022" w14:paraId="042A5622" w14:textId="0013EF72">
      <w:pPr>
        <w:pStyle w:val="DateRecipientClosing"/>
      </w:pPr>
      <w:r>
        <w:t>Sincerely,</w:t>
      </w:r>
    </w:p>
    <w:p w:rsidR="00533022" w:rsidDel="00303F56" w:rsidRDefault="00533022" w14:paraId="67371391" w14:textId="21F4F939">
      <w:pPr>
        <w:pStyle w:val="DateRecipientClosing"/>
        <w:rPr>
          <w:del w:author="Yoko Koyama" w:date="2024-04-29T11:52:00Z" w16du:dateUtc="2024-04-29T15:52:00Z" w:id="198"/>
        </w:rPr>
      </w:pPr>
      <w:r>
        <w:t>CAROLLO ENGINEERS, INC.</w:t>
      </w:r>
    </w:p>
    <w:p w:rsidR="00533022" w:rsidDel="00303F56" w:rsidRDefault="00533022" w14:paraId="46F68AE0" w14:textId="6C8B03CF">
      <w:pPr>
        <w:pStyle w:val="DateRecipientClosing"/>
        <w:rPr>
          <w:del w:author="Yoko Koyama" w:date="2024-04-29T11:52:00Z" w16du:dateUtc="2024-04-29T15:52:00Z" w:id="199"/>
        </w:rPr>
      </w:pPr>
    </w:p>
    <w:p w:rsidR="002E2BA0" w:rsidDel="00303F56" w:rsidP="0066629B" w:rsidRDefault="002E2BA0" w14:paraId="7B3A8E1C" w14:textId="77777777">
      <w:pPr>
        <w:pStyle w:val="DateRecipientClosing"/>
        <w:rPr>
          <w:del w:author="Yoko Koyama" w:date="2024-04-29T11:52:00Z" w16du:dateUtc="2024-04-29T15:52:00Z" w:id="200"/>
        </w:rPr>
      </w:pPr>
    </w:p>
    <w:p w:rsidR="002A7F17" w:rsidP="00303F56" w:rsidRDefault="002A7F17" w14:paraId="7EF286CC" w14:textId="77777777">
      <w:pPr>
        <w:pStyle w:val="DateRecipientClosing"/>
        <w:pPrChange w:author="Yoko Koyama" w:date="2024-04-29T11:52:00Z" w16du:dateUtc="2024-04-29T15:52:00Z" w:id="201">
          <w:pPr>
            <w:pStyle w:val="Style2"/>
            <w:numPr>
              <w:numId w:val="0"/>
            </w:numPr>
          </w:pPr>
        </w:pPrChange>
      </w:pPr>
    </w:p>
    <w:sectPr w:rsidR="002A7F17" w:rsidSect="006C6D4E">
      <w:headerReference w:type="default" r:id="rId15"/>
      <w:footerReference w:type="default" r:id="rId16"/>
      <w:headerReference w:type="first" r:id="rId17"/>
      <w:footerReference w:type="first" r:id="rId18"/>
      <w:pgSz w:w="12240" w:h="15840" w:orient="portrait" w:code="1"/>
      <w:pgMar w:top="2347" w:right="1080" w:bottom="1800" w:left="1440" w:header="504" w:footer="1440" w:gutter="0"/>
      <w:cols w:space="720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comment w:initials="YK" w:author="Yoko Koyama" w:date="2024-04-29T10:15:00Z" w:id="2">
    <w:p w:rsidR="00C35B46" w:rsidP="00C35B46" w:rsidRDefault="00C35B46" w14:paraId="5E37DEE6" w14:textId="77777777">
      <w:pPr>
        <w:pStyle w:val="CommentText"/>
        <w:numPr>
          <w:ilvl w:val="0"/>
          <w:numId w:val="0"/>
        </w:numPr>
      </w:pPr>
      <w:r>
        <w:rPr>
          <w:rStyle w:val="CommentReference"/>
        </w:rPr>
        <w:annotationRef/>
      </w:r>
      <w:r>
        <w:t>Request 2 units</w:t>
      </w:r>
    </w:p>
  </w:comment>
  <w:comment w:initials="KT" w:author="Kyle Thompson" w:date="2024-04-29T09:47:00Z" w:id="37">
    <w:p w:rsidR="00BA718D" w:rsidP="00BA718D" w:rsidRDefault="00BA718D" w14:paraId="0AE4AA52" w14:textId="77777777">
      <w:pPr>
        <w:pStyle w:val="CommentText"/>
        <w:numPr>
          <w:ilvl w:val="0"/>
          <w:numId w:val="0"/>
        </w:numPr>
      </w:pPr>
      <w:r>
        <w:rPr>
          <w:rStyle w:val="CommentReference"/>
        </w:rPr>
        <w:annotationRef/>
      </w:r>
      <w:r>
        <w:t>The same unit as the SPI spreadsheet</w:t>
      </w:r>
      <w:r>
        <w:br/>
      </w:r>
      <w:r>
        <w:br/>
      </w:r>
      <w:r>
        <w:t>Whichever unit the Noria is installed on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commentEx w15:paraId="5E37DEE6" w15:done="0"/>
  <w15:commentEx w15:paraId="0AE4AA52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16du wp14">
  <w16cex:commentExtensible w16cex:durableId="0714799D" w16cex:dateUtc="2024-04-29T14:15:00Z"/>
  <w16cex:commentExtensible w16cex:durableId="421119BE" w16cex:dateUtc="2024-04-29T14:4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6cid:commentId w16cid:paraId="5E37DEE6" w16cid:durableId="0714799D"/>
  <w16cid:commentId w16cid:paraId="0AE4AA52" w16cid:durableId="421119BE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6C6D4E" w:rsidP="00533022" w:rsidRDefault="006C6D4E" w14:paraId="01F8D47A" w14:textId="77777777">
      <w:r>
        <w:separator/>
      </w:r>
    </w:p>
  </w:endnote>
  <w:endnote w:type="continuationSeparator" w:id="0">
    <w:p w:rsidR="006C6D4E" w:rsidP="00533022" w:rsidRDefault="006C6D4E" w14:paraId="7C4355C2" w14:textId="77777777">
      <w:r>
        <w:continuationSeparator/>
      </w:r>
    </w:p>
  </w:endnote>
  <w:endnote w:type="continuationNotice" w:id="1">
    <w:p w:rsidR="006C6D4E" w:rsidRDefault="006C6D4E" w14:paraId="691C12FE" w14:textId="77777777">
      <w:pPr>
        <w:spacing w:before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altName w:val="Arial"/>
    <w:charset w:val="00"/>
    <w:family w:val="swiss"/>
    <w:pitch w:val="variable"/>
    <w:sig w:usb0="00000287" w:usb1="00000800" w:usb2="00000000" w:usb3="00000000" w:csb0="0000009F" w:csb1="00000000"/>
  </w:font>
  <w:font w:name="Segoe Pro SemiLight">
    <w:charset w:val="00"/>
    <w:family w:val="swiss"/>
    <w:pitch w:val="variable"/>
    <w:sig w:usb0="A00002AF" w:usb1="4000205B" w:usb2="00000000" w:usb3="00000000" w:csb0="0000009F" w:csb1="00000000"/>
  </w:font>
  <w:font w:name="Segoe UI Semilight">
    <w:panose1 w:val="020B0402040204020203"/>
    <w:charset w:val="00"/>
    <w:family w:val="swiss"/>
    <w:pitch w:val="variable"/>
    <w:sig w:usb0="E4002EFF" w:usb1="C000E47F" w:usb2="00000009" w:usb3="00000000" w:csb0="000001FF" w:csb1="00000000"/>
  </w:font>
  <w:font w:name="Proxima Nova">
    <w:altName w:val="Tahoma"/>
    <w:panose1 w:val="00000000000000000000"/>
    <w:charset w:val="00"/>
    <w:family w:val="modern"/>
    <w:notTrueType/>
    <w:pitch w:val="variable"/>
    <w:sig w:usb0="A00002EF" w:usb1="5000E0F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p w:rsidR="00A9551E" w:rsidP="00AB60D2" w:rsidRDefault="00783144" w14:paraId="34D2B6B7" w14:textId="77777777">
    <w:pPr>
      <w:pStyle w:val="Footer"/>
    </w:pPr>
    <w:r>
      <w:rPr>
        <w:noProof/>
      </w:rPr>
      <w:drawing>
        <wp:anchor distT="0" distB="0" distL="114300" distR="114300" simplePos="0" relativeHeight="251658240" behindDoc="1" locked="1" layoutInCell="1" allowOverlap="1" wp14:anchorId="14E7D9EF" wp14:editId="1DA0570E">
          <wp:simplePos x="0" y="0"/>
          <wp:positionH relativeFrom="page">
            <wp:posOffset>0</wp:posOffset>
          </wp:positionH>
          <wp:positionV relativeFrom="page">
            <wp:posOffset>8662670</wp:posOffset>
          </wp:positionV>
          <wp:extent cx="7772400" cy="1389380"/>
          <wp:effectExtent l="0" t="0" r="0" b="1270"/>
          <wp:wrapNone/>
          <wp:docPr id="3" name="Picture 3" descr="A close-up of a drawing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close-up of a drawing&#10;&#10;Description automatically generated with low confidenc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2400" cy="13893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p w:rsidRPr="007A7E69" w:rsidR="00E50CBB" w:rsidP="007A7E69" w:rsidRDefault="007A7E69" w14:paraId="22A3B6A7" w14:textId="028D885B">
    <w:pPr>
      <w:pStyle w:val="Footer"/>
    </w:pPr>
    <w:r w:rsidRPr="00517869">
      <w:rPr>
        <w:szCs w:val="14"/>
      </w:rPr>
      <w:t xml:space="preserve">Project No / </w:t>
    </w:r>
    <w:r w:rsidRPr="00517869">
      <w:rPr>
        <w:szCs w:val="14"/>
      </w:rPr>
      <w:fldChar w:fldCharType="begin"/>
    </w:r>
    <w:r w:rsidRPr="00517869">
      <w:rPr>
        <w:szCs w:val="14"/>
      </w:rPr>
      <w:instrText xml:space="preserve"> FILENAME </w:instrText>
    </w:r>
    <w:r w:rsidRPr="00517869">
      <w:rPr>
        <w:szCs w:val="14"/>
      </w:rPr>
      <w:fldChar w:fldCharType="separate"/>
    </w:r>
    <w:r w:rsidR="00D558FC">
      <w:rPr>
        <w:noProof/>
        <w:szCs w:val="14"/>
      </w:rPr>
      <w:t>Document1</w:t>
    </w:r>
    <w:r w:rsidRPr="00517869">
      <w:rPr>
        <w:noProof/>
        <w:szCs w:val="14"/>
      </w:rPr>
      <w:fldChar w:fldCharType="end"/>
    </w:r>
    <w:r w:rsidRPr="0076624C">
      <w:rPr>
        <w:noProof/>
      </w:rPr>
      <w:drawing>
        <wp:anchor distT="0" distB="0" distL="114300" distR="114300" simplePos="0" relativeHeight="251658241" behindDoc="1" locked="1" layoutInCell="1" allowOverlap="1" wp14:anchorId="0398BC06" wp14:editId="1571F47F">
          <wp:simplePos x="0" y="0"/>
          <wp:positionH relativeFrom="page">
            <wp:posOffset>0</wp:posOffset>
          </wp:positionH>
          <wp:positionV relativeFrom="page">
            <wp:posOffset>8665845</wp:posOffset>
          </wp:positionV>
          <wp:extent cx="7772400" cy="1389380"/>
          <wp:effectExtent l="0" t="0" r="0" b="1270"/>
          <wp:wrapNone/>
          <wp:docPr id="1" name="Picture 1" descr="A close-up of a drawing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close-up of a drawing&#10;&#10;Description automatically generated with low confidenc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2400" cy="13893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6C6D4E" w:rsidP="00533022" w:rsidRDefault="006C6D4E" w14:paraId="15ED0BB3" w14:textId="77777777">
      <w:r>
        <w:separator/>
      </w:r>
    </w:p>
  </w:footnote>
  <w:footnote w:type="continuationSeparator" w:id="0">
    <w:p w:rsidR="006C6D4E" w:rsidP="00533022" w:rsidRDefault="006C6D4E" w14:paraId="46205A91" w14:textId="77777777">
      <w:r>
        <w:continuationSeparator/>
      </w:r>
    </w:p>
  </w:footnote>
  <w:footnote w:type="continuationNotice" w:id="1">
    <w:p w:rsidR="006C6D4E" w:rsidRDefault="006C6D4E" w14:paraId="3013CC8A" w14:textId="77777777">
      <w:pPr>
        <w:spacing w:before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D558FC" w:rsidP="00D558FC" w:rsidRDefault="00476FE6" w14:paraId="6E065D53" w14:textId="77777777">
    <w:pPr>
      <w:pStyle w:val="Header"/>
    </w:pPr>
    <w:r>
      <w:fldChar w:fldCharType="begin"/>
    </w:r>
    <w:r>
      <w:instrText xml:space="preserve"> REF RecipientName \h  \* MERGEFORMAT </w:instrText>
    </w:r>
    <w:r>
      <w:fldChar w:fldCharType="separate"/>
    </w:r>
    <w:r w:rsidR="00D558FC">
      <w:t>[</w:t>
    </w:r>
    <w:proofErr w:type="spellStart"/>
    <w:r w:rsidRPr="005B0B80" w:rsidR="00D558FC">
      <w:t>Recipient</w:t>
    </w:r>
    <w:r w:rsidR="00D558FC">
      <w:t>Name</w:t>
    </w:r>
    <w:proofErr w:type="spellEnd"/>
    <w:r w:rsidR="00D558FC">
      <w:t>]</w:t>
    </w:r>
  </w:p>
  <w:p w:rsidRPr="005B0B80" w:rsidR="00D558FC" w:rsidP="00D558FC" w:rsidRDefault="00476FE6" w14:paraId="4D4A6EAA" w14:textId="77777777">
    <w:pPr>
      <w:pStyle w:val="Header"/>
    </w:pPr>
    <w:r>
      <w:fldChar w:fldCharType="end"/>
    </w:r>
    <w:r>
      <w:fldChar w:fldCharType="begin"/>
    </w:r>
    <w:r>
      <w:instrText xml:space="preserve"> REF RecipientCompany \h  \* MERGEFORMAT </w:instrText>
    </w:r>
    <w:r>
      <w:fldChar w:fldCharType="separate"/>
    </w:r>
    <w:r w:rsidR="00D558FC">
      <w:t>[</w:t>
    </w:r>
    <w:proofErr w:type="spellStart"/>
    <w:r w:rsidRPr="005B0B80" w:rsidR="00D558FC">
      <w:t>Recipient</w:t>
    </w:r>
    <w:r w:rsidR="00D558FC">
      <w:t>Company</w:t>
    </w:r>
    <w:proofErr w:type="spellEnd"/>
    <w:r w:rsidR="00D558FC">
      <w:t>]</w:t>
    </w:r>
  </w:p>
  <w:p w:rsidR="00476FE6" w:rsidP="00DF0989" w:rsidRDefault="00476FE6" w14:paraId="3CFACF26" w14:textId="02EF6CCB">
    <w:pPr>
      <w:pStyle w:val="Header"/>
    </w:pPr>
    <w:r>
      <w:fldChar w:fldCharType="end"/>
    </w:r>
    <w:r>
      <w:fldChar w:fldCharType="begin"/>
    </w:r>
    <w:r>
      <w:instrText xml:space="preserve"> REF Date \h  \* MERGEFORMAT </w:instrText>
    </w:r>
    <w:r>
      <w:fldChar w:fldCharType="separate"/>
    </w:r>
    <w:sdt>
      <w:sdtPr>
        <w:id w:val="-1122607737"/>
        <w:placeholder>
          <w:docPart w:val="83EBB20C9C474C8F875718A9834FF176"/>
        </w:placeholder>
        <w:date>
          <w:dateFormat w:val="MMMM d, yyyy"/>
          <w:lid w:val="en-US"/>
          <w:storeMappedDataAs w:val="dateTime"/>
          <w:calendar w:val="gregorian"/>
        </w:date>
      </w:sdtPr>
      <w:sdtEndPr/>
      <w:sdtContent>
        <w:r w:rsidR="00D558FC">
          <w:t>[Date]</w:t>
        </w:r>
      </w:sdtContent>
    </w:sdt>
    <w:r>
      <w:fldChar w:fldCharType="end"/>
    </w:r>
  </w:p>
  <w:p w:rsidR="00476FE6" w:rsidP="00CD5AB8" w:rsidRDefault="00476FE6" w14:paraId="7CE9B37A" w14:textId="77777777">
    <w:pPr>
      <w:pStyle w:val="Header"/>
    </w:pPr>
  </w:p>
  <w:p w:rsidR="00476FE6" w:rsidP="009D6225" w:rsidRDefault="00476FE6" w14:paraId="2C9744E2" w14:textId="77777777">
    <w:pPr>
      <w:pStyle w:val="Header"/>
    </w:pPr>
    <w:r w:rsidRPr="00341529">
      <w:t xml:space="preserve">Page </w:t>
    </w:r>
    <w:r w:rsidRPr="00341529">
      <w:fldChar w:fldCharType="begin"/>
    </w:r>
    <w:r w:rsidRPr="00341529">
      <w:instrText xml:space="preserve"> PAGE   \* MERGEFORMAT </w:instrText>
    </w:r>
    <w:r w:rsidRPr="00341529">
      <w:fldChar w:fldCharType="separate"/>
    </w:r>
    <w:r>
      <w:rPr>
        <w:noProof/>
      </w:rPr>
      <w:t>2</w:t>
    </w:r>
    <w:r w:rsidRPr="00341529">
      <w:fldChar w:fldCharType="end"/>
    </w:r>
  </w:p>
  <w:p w:rsidRPr="00476FE6" w:rsidR="00EB3D2C" w:rsidP="00476FE6" w:rsidRDefault="00EB3D2C" w14:paraId="423A6BCA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Pr="00AF102F" w:rsidR="007302E5" w:rsidP="00AF102F" w:rsidRDefault="00B31CF0" w14:paraId="4546F97A" w14:textId="6477F619">
    <w:pPr>
      <w:pStyle w:val="Header"/>
    </w:pPr>
    <w:r>
      <w:t>NAWI Initial RO Data Request</w:t>
    </w:r>
  </w:p>
  <w:p w:rsidRPr="007302E5" w:rsidR="00234BAC" w:rsidP="007302E5" w:rsidRDefault="00234BAC" w14:paraId="4EDD85A0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222AAE"/>
    <w:multiLevelType w:val="multilevel"/>
    <w:tmpl w:val="07FCA232"/>
    <w:styleLink w:val="CarolloLtrhdTableBullet"/>
    <w:lvl w:ilvl="0">
      <w:start w:val="1"/>
      <w:numFmt w:val="bullet"/>
      <w:pStyle w:val="TableBulletLevel1"/>
      <w:lvlText w:val=""/>
      <w:lvlJc w:val="left"/>
      <w:pPr>
        <w:ind w:left="576" w:hanging="288"/>
      </w:pPr>
      <w:rPr>
        <w:rFonts w:hint="default" w:ascii="Wingdings" w:hAnsi="Wingdings"/>
        <w:b w:val="0"/>
        <w:i w:val="0"/>
        <w:color w:val="003CB9"/>
        <w:sz w:val="21"/>
      </w:rPr>
    </w:lvl>
    <w:lvl w:ilvl="1">
      <w:start w:val="1"/>
      <w:numFmt w:val="bullet"/>
      <w:pStyle w:val="TableBulletLevel2"/>
      <w:lvlText w:val="»"/>
      <w:lvlJc w:val="left"/>
      <w:pPr>
        <w:ind w:left="864" w:hanging="288"/>
      </w:pPr>
      <w:rPr>
        <w:rFonts w:hint="default" w:ascii="Arial Narrow" w:hAnsi="Arial Narrow"/>
        <w:b w:val="0"/>
        <w:i w:val="0"/>
        <w:color w:val="003CB9"/>
        <w:sz w:val="21"/>
      </w:rPr>
    </w:lvl>
    <w:lvl w:ilvl="2">
      <w:start w:val="1"/>
      <w:numFmt w:val="none"/>
      <w:lvlText w:val=""/>
      <w:lvlJc w:val="left"/>
      <w:pPr>
        <w:ind w:left="288" w:firstLine="0"/>
      </w:pPr>
      <w:rPr>
        <w:rFonts w:hint="default"/>
      </w:rPr>
    </w:lvl>
    <w:lvl w:ilvl="3">
      <w:start w:val="1"/>
      <w:numFmt w:val="none"/>
      <w:lvlText w:val=""/>
      <w:lvlJc w:val="left"/>
      <w:pPr>
        <w:ind w:left="288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288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288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288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288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288" w:firstLine="0"/>
      </w:pPr>
      <w:rPr>
        <w:rFonts w:hint="default"/>
      </w:rPr>
    </w:lvl>
  </w:abstractNum>
  <w:abstractNum w:abstractNumId="1" w15:restartNumberingAfterBreak="0">
    <w:nsid w:val="16AD1CE6"/>
    <w:multiLevelType w:val="multilevel"/>
    <w:tmpl w:val="6AF835A8"/>
    <w:styleLink w:val="CarolloLtrhdNumbering"/>
    <w:lvl w:ilvl="0">
      <w:start w:val="1"/>
      <w:numFmt w:val="none"/>
      <w:pStyle w:val="Normal"/>
      <w:lvlText w:val="%1"/>
      <w:lvlJc w:val="left"/>
      <w:pPr>
        <w:ind w:left="0" w:firstLine="0"/>
      </w:pPr>
      <w:rPr>
        <w:rFonts w:hint="default" w:ascii="Segoe Pro SemiLight" w:hAnsi="Segoe Pro SemiLight"/>
        <w:b w:val="0"/>
        <w:i w:val="0"/>
        <w:caps w:val="0"/>
        <w:strike w:val="0"/>
        <w:dstrike w:val="0"/>
        <w:vanish w:val="0"/>
        <w:color w:val="auto"/>
        <w:spacing w:val="0"/>
        <w:w w:val="100"/>
        <w:kern w:val="0"/>
        <w:position w:val="0"/>
        <w:sz w:val="20"/>
        <w:vertAlign w:val="baseli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NumberLevel1"/>
      <w:lvlText w:val="%2."/>
      <w:lvlJc w:val="left"/>
      <w:pPr>
        <w:ind w:left="360" w:hanging="360"/>
      </w:pPr>
      <w:rPr>
        <w:rFonts w:hint="default" w:ascii="Segoe UI Semilight" w:hAnsi="Segoe UI Semilight"/>
        <w:b w:val="0"/>
        <w:i w:val="0"/>
        <w:caps w:val="0"/>
        <w:strike w:val="0"/>
        <w:dstrike w:val="0"/>
        <w:vanish w:val="0"/>
        <w:color w:val="auto"/>
        <w:spacing w:val="0"/>
        <w:w w:val="100"/>
        <w:kern w:val="0"/>
        <w:position w:val="0"/>
        <w:sz w:val="20"/>
        <w:vertAlign w:val="baseli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lowerLetter"/>
      <w:pStyle w:val="NumberLevel2"/>
      <w:lvlText w:val="%3."/>
      <w:lvlJc w:val="left"/>
      <w:pPr>
        <w:ind w:left="720" w:hanging="360"/>
      </w:pPr>
      <w:rPr>
        <w:rFonts w:hint="default" w:ascii="Segoe UI Semilight" w:hAnsi="Segoe UI Semilight"/>
        <w:b w:val="0"/>
        <w:i w:val="0"/>
        <w:caps w:val="0"/>
        <w:strike w:val="0"/>
        <w:dstrike w:val="0"/>
        <w:vanish w:val="0"/>
        <w:color w:val="auto"/>
        <w:sz w:val="20"/>
        <w:u w:val="none"/>
        <w:vertAlign w:val="baseline"/>
      </w:rPr>
    </w:lvl>
    <w:lvl w:ilvl="3">
      <w:start w:val="1"/>
      <w:numFmt w:val="lowerRoman"/>
      <w:pStyle w:val="NumberLevel3"/>
      <w:lvlText w:val="%4."/>
      <w:lvlJc w:val="left"/>
      <w:pPr>
        <w:ind w:left="1080" w:hanging="360"/>
      </w:pPr>
      <w:rPr>
        <w:rFonts w:hint="default" w:ascii="Segoe UI Semilight" w:hAnsi="Segoe UI Semilight"/>
        <w:b w:val="0"/>
        <w:i w:val="0"/>
        <w:caps w:val="0"/>
        <w:strike w:val="0"/>
        <w:dstrike w:val="0"/>
        <w:vanish w:val="0"/>
        <w:color w:val="auto"/>
        <w:sz w:val="20"/>
        <w:u w:val="none"/>
        <w:vertAlign w:val="baseline"/>
      </w:rPr>
    </w:lvl>
    <w:lvl w:ilvl="4">
      <w:start w:val="1"/>
      <w:numFmt w:val="decimal"/>
      <w:pStyle w:val="NumberLevel4"/>
      <w:lvlText w:val="(%5)"/>
      <w:lvlJc w:val="left"/>
      <w:pPr>
        <w:ind w:left="1440" w:hanging="360"/>
      </w:pPr>
      <w:rPr>
        <w:rFonts w:hint="default" w:ascii="Segoe UI Semilight" w:hAnsi="Segoe UI Semilight"/>
        <w:b w:val="0"/>
        <w:i w:val="0"/>
        <w:caps w:val="0"/>
        <w:strike w:val="0"/>
        <w:dstrike w:val="0"/>
        <w:vanish w:val="0"/>
        <w:color w:val="auto"/>
        <w:spacing w:val="0"/>
        <w:w w:val="100"/>
        <w:position w:val="0"/>
        <w:sz w:val="20"/>
        <w:vertAlign w:val="baseline"/>
        <w14:ligatures w14:val="none"/>
        <w14:numForm w14:val="default"/>
        <w14:numSpacing w14:val="default"/>
        <w14:stylisticSets/>
      </w:rPr>
    </w:lvl>
    <w:lvl w:ilvl="5">
      <w:start w:val="1"/>
      <w:numFmt w:val="lowerLetter"/>
      <w:pStyle w:val="NumberLevel5"/>
      <w:lvlText w:val="(%6)"/>
      <w:lvlJc w:val="left"/>
      <w:pPr>
        <w:ind w:left="1800" w:hanging="360"/>
      </w:pPr>
      <w:rPr>
        <w:rFonts w:hint="default" w:ascii="Segoe UI Semilight" w:hAnsi="Segoe UI Semilight"/>
        <w:b w:val="0"/>
        <w:i w:val="0"/>
        <w:caps w:val="0"/>
        <w:strike w:val="0"/>
        <w:dstrike w:val="0"/>
        <w:vanish w:val="0"/>
        <w:color w:val="auto"/>
        <w:spacing w:val="0"/>
        <w:w w:val="100"/>
        <w:position w:val="0"/>
        <w:sz w:val="20"/>
        <w:u w:val="none"/>
        <w:vertAlign w:val="baseline"/>
        <w14:ligatures w14:val="none"/>
        <w14:numForm w14:val="default"/>
        <w14:numSpacing w14:val="default"/>
        <w14:stylisticSets/>
      </w:rPr>
    </w:lvl>
    <w:lvl w:ilvl="6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  <w:color w:val="auto"/>
      </w:rPr>
    </w:lvl>
    <w:lvl w:ilvl="7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  <w:color w:val="auto"/>
      </w:rPr>
    </w:lvl>
    <w:lvl w:ilvl="8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  <w:color w:val="auto"/>
      </w:rPr>
    </w:lvl>
  </w:abstractNum>
  <w:abstractNum w:abstractNumId="2" w15:restartNumberingAfterBreak="0">
    <w:nsid w:val="19F80841"/>
    <w:multiLevelType w:val="multilevel"/>
    <w:tmpl w:val="07FCA232"/>
    <w:numStyleLink w:val="CarolloLtrhdTableBullet"/>
  </w:abstractNum>
  <w:abstractNum w:abstractNumId="3" w15:restartNumberingAfterBreak="0">
    <w:nsid w:val="28B15A94"/>
    <w:multiLevelType w:val="multilevel"/>
    <w:tmpl w:val="6AF835A8"/>
    <w:numStyleLink w:val="CarolloLtrhdNumbering"/>
  </w:abstractNum>
  <w:abstractNum w:abstractNumId="4" w15:restartNumberingAfterBreak="0">
    <w:nsid w:val="340158AF"/>
    <w:multiLevelType w:val="multilevel"/>
    <w:tmpl w:val="04090023"/>
    <w:lvl w:ilvl="0">
      <w:start w:val="1"/>
      <w:numFmt w:val="upperRoman"/>
      <w:pStyle w:val="Heading1"/>
      <w:lvlText w:val="Article %1."/>
      <w:lvlJc w:val="left"/>
      <w:pPr>
        <w:ind w:left="0" w:firstLine="0"/>
      </w:pPr>
    </w:lvl>
    <w:lvl w:ilvl="1">
      <w:start w:val="1"/>
      <w:numFmt w:val="decimalZero"/>
      <w:pStyle w:val="Heading2"/>
      <w:isLgl/>
      <w:lvlText w:val="Section %1.%2"/>
      <w:lvlJc w:val="left"/>
      <w:pPr>
        <w:ind w:left="0" w:firstLine="0"/>
      </w:pPr>
    </w:lvl>
    <w:lvl w:ilvl="2">
      <w:start w:val="1"/>
      <w:numFmt w:val="lowerLetter"/>
      <w:pStyle w:val="Heading3"/>
      <w:lvlText w:val="(%3)"/>
      <w:lvlJc w:val="left"/>
      <w:pPr>
        <w:ind w:left="720" w:hanging="432"/>
      </w:pPr>
    </w:lvl>
    <w:lvl w:ilvl="3">
      <w:start w:val="1"/>
      <w:numFmt w:val="lowerRoman"/>
      <w:pStyle w:val="Heading4"/>
      <w:lvlText w:val="(%4)"/>
      <w:lvlJc w:val="right"/>
      <w:pPr>
        <w:ind w:left="864" w:hanging="144"/>
      </w:pPr>
    </w:lvl>
    <w:lvl w:ilvl="4">
      <w:start w:val="1"/>
      <w:numFmt w:val="decimal"/>
      <w:pStyle w:val="Heading5"/>
      <w:lvlText w:val="%5)"/>
      <w:lvlJc w:val="left"/>
      <w:pPr>
        <w:ind w:left="1008" w:hanging="432"/>
      </w:pPr>
    </w:lvl>
    <w:lvl w:ilvl="5">
      <w:start w:val="1"/>
      <w:numFmt w:val="lowerLetter"/>
      <w:pStyle w:val="Heading6"/>
      <w:lvlText w:val="%6)"/>
      <w:lvlJc w:val="left"/>
      <w:pPr>
        <w:ind w:left="1152" w:hanging="432"/>
      </w:pPr>
    </w:lvl>
    <w:lvl w:ilvl="6">
      <w:start w:val="1"/>
      <w:numFmt w:val="lowerRoman"/>
      <w:pStyle w:val="Heading7"/>
      <w:lvlText w:val="%7)"/>
      <w:lvlJc w:val="right"/>
      <w:pPr>
        <w:ind w:left="1296" w:hanging="288"/>
      </w:pPr>
    </w:lvl>
    <w:lvl w:ilvl="7">
      <w:start w:val="1"/>
      <w:numFmt w:val="lowerLetter"/>
      <w:pStyle w:val="Heading8"/>
      <w:lvlText w:val="%8."/>
      <w:lvlJc w:val="left"/>
      <w:pPr>
        <w:ind w:left="1440" w:hanging="432"/>
      </w:pPr>
    </w:lvl>
    <w:lvl w:ilvl="8">
      <w:start w:val="1"/>
      <w:numFmt w:val="lowerRoman"/>
      <w:pStyle w:val="Heading9"/>
      <w:lvlText w:val="%9."/>
      <w:lvlJc w:val="right"/>
      <w:pPr>
        <w:ind w:left="1584" w:hanging="144"/>
      </w:pPr>
    </w:lvl>
  </w:abstractNum>
  <w:abstractNum w:abstractNumId="5" w15:restartNumberingAfterBreak="0">
    <w:nsid w:val="41AC15E8"/>
    <w:multiLevelType w:val="multilevel"/>
    <w:tmpl w:val="D3063C88"/>
    <w:numStyleLink w:val="CarolloLtrhdBullet"/>
  </w:abstractNum>
  <w:abstractNum w:abstractNumId="6" w15:restartNumberingAfterBreak="0">
    <w:nsid w:val="45481DE1"/>
    <w:multiLevelType w:val="multilevel"/>
    <w:tmpl w:val="9A60E2DA"/>
    <w:lvl w:ilvl="0">
      <w:start w:val="1"/>
      <w:numFmt w:val="none"/>
      <w:pStyle w:val="TableNotesTitle"/>
      <w:suff w:val="nothing"/>
      <w:lvlText w:val=""/>
      <w:lvlJc w:val="left"/>
      <w:pPr>
        <w:ind w:left="0" w:firstLine="0"/>
      </w:pPr>
      <w:rPr>
        <w:rFonts w:hint="default" w:ascii="Arial Narrow" w:hAnsi="Arial Narrow"/>
        <w:b w:val="0"/>
        <w:i w:val="0"/>
        <w:color w:val="auto"/>
        <w:sz w:val="18"/>
        <w:u w:val="none"/>
      </w:rPr>
    </w:lvl>
    <w:lvl w:ilvl="1">
      <w:start w:val="1"/>
      <w:numFmt w:val="decimal"/>
      <w:pStyle w:val="TableNotesList"/>
      <w:lvlText w:val="(%2)"/>
      <w:lvlJc w:val="left"/>
      <w:pPr>
        <w:ind w:left="288" w:hanging="288"/>
      </w:pPr>
      <w:rPr>
        <w:rFonts w:hint="default" w:ascii="Arial Narrow" w:hAnsi="Arial Narrow"/>
        <w:b w:val="0"/>
        <w:i w:val="0"/>
        <w:caps w:val="0"/>
        <w:strike w:val="0"/>
        <w:dstrike w:val="0"/>
        <w:vanish w:val="0"/>
        <w:color w:val="auto"/>
        <w:sz w:val="20"/>
        <w:u w:val="none"/>
        <w:vertAlign w:val="baseline"/>
      </w:rPr>
    </w:lvl>
    <w:lvl w:ilvl="2">
      <w:start w:val="1"/>
      <w:numFmt w:val="none"/>
      <w:lvlText w:val=""/>
      <w:lvlJc w:val="left"/>
      <w:pPr>
        <w:tabs>
          <w:tab w:val="num" w:pos="288"/>
        </w:tabs>
        <w:ind w:left="0" w:firstLine="0"/>
      </w:pPr>
      <w:rPr>
        <w:rFonts w:hint="default"/>
      </w:rPr>
    </w:lvl>
    <w:lvl w:ilvl="3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</w:rPr>
    </w:lvl>
  </w:abstractNum>
  <w:abstractNum w:abstractNumId="7" w15:restartNumberingAfterBreak="0">
    <w:nsid w:val="4F6D5C49"/>
    <w:multiLevelType w:val="multilevel"/>
    <w:tmpl w:val="7F322A28"/>
    <w:styleLink w:val="CarolloLtrhdTableNumbering-Notes"/>
    <w:lvl w:ilvl="0">
      <w:start w:val="1"/>
      <w:numFmt w:val="none"/>
      <w:suff w:val="nothing"/>
      <w:lvlText w:val=""/>
      <w:lvlJc w:val="left"/>
      <w:pPr>
        <w:ind w:left="0" w:firstLine="0"/>
      </w:pPr>
      <w:rPr>
        <w:rFonts w:hint="default" w:ascii="Arial Narrow" w:hAnsi="Arial Narrow"/>
        <w:b w:val="0"/>
        <w:i w:val="0"/>
        <w:color w:val="auto"/>
        <w:sz w:val="18"/>
        <w:u w:val="none"/>
      </w:rPr>
    </w:lvl>
    <w:lvl w:ilvl="1">
      <w:start w:val="1"/>
      <w:numFmt w:val="decimal"/>
      <w:lvlText w:val="(%2)"/>
      <w:lvlJc w:val="left"/>
      <w:pPr>
        <w:ind w:left="288" w:hanging="288"/>
      </w:pPr>
      <w:rPr>
        <w:rFonts w:hint="default" w:ascii="Arial Narrow" w:hAnsi="Arial Narrow"/>
        <w:b w:val="0"/>
        <w:i w:val="0"/>
        <w:caps w:val="0"/>
        <w:strike w:val="0"/>
        <w:dstrike w:val="0"/>
        <w:vanish w:val="0"/>
        <w:color w:val="auto"/>
        <w:sz w:val="18"/>
        <w:u w:val="none"/>
        <w:vertAlign w:val="baseline"/>
      </w:rPr>
    </w:lvl>
    <w:lvl w:ilvl="2">
      <w:start w:val="1"/>
      <w:numFmt w:val="none"/>
      <w:lvlText w:val=""/>
      <w:lvlJc w:val="left"/>
      <w:pPr>
        <w:tabs>
          <w:tab w:val="num" w:pos="288"/>
        </w:tabs>
        <w:ind w:left="0" w:firstLine="0"/>
      </w:pPr>
      <w:rPr>
        <w:rFonts w:hint="default"/>
      </w:rPr>
    </w:lvl>
    <w:lvl w:ilvl="3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</w:rPr>
    </w:lvl>
  </w:abstractNum>
  <w:abstractNum w:abstractNumId="8" w15:restartNumberingAfterBreak="0">
    <w:nsid w:val="52600412"/>
    <w:multiLevelType w:val="multilevel"/>
    <w:tmpl w:val="DE6C5944"/>
    <w:styleLink w:val="CarolloLtrhdTableNumbering"/>
    <w:lvl w:ilvl="0">
      <w:start w:val="1"/>
      <w:numFmt w:val="none"/>
      <w:pStyle w:val="TableText"/>
      <w:suff w:val="nothing"/>
      <w:lvlText w:val="%1"/>
      <w:lvlJc w:val="left"/>
      <w:pPr>
        <w:ind w:left="0" w:firstLine="0"/>
      </w:pPr>
      <w:rPr>
        <w:rFonts w:hint="default" w:ascii="Arial Narrow" w:hAnsi="Arial Narrow"/>
        <w:b w:val="0"/>
        <w:i w:val="0"/>
        <w:caps w:val="0"/>
        <w:smallCaps w:val="0"/>
        <w:strike w:val="0"/>
        <w:dstrike w:val="0"/>
        <w:vanish w:val="0"/>
        <w:sz w:val="21"/>
        <w:vertAlign w:val="baseline"/>
      </w:rPr>
    </w:lvl>
    <w:lvl w:ilvl="1">
      <w:start w:val="1"/>
      <w:numFmt w:val="decimal"/>
      <w:pStyle w:val="TableNumberLevel1"/>
      <w:lvlText w:val="%2."/>
      <w:lvlJc w:val="left"/>
      <w:pPr>
        <w:ind w:left="288" w:hanging="288"/>
      </w:pPr>
      <w:rPr>
        <w:rFonts w:hint="default" w:ascii="Arial Narrow" w:hAnsi="Arial Narrow"/>
        <w:b w:val="0"/>
        <w:i w:val="0"/>
        <w:caps w:val="0"/>
        <w:strike w:val="0"/>
        <w:dstrike w:val="0"/>
        <w:vanish w:val="0"/>
        <w:color w:val="auto"/>
        <w:sz w:val="21"/>
        <w:u w:val="none"/>
        <w:vertAlign w:val="baseline"/>
      </w:rPr>
    </w:lvl>
    <w:lvl w:ilvl="2">
      <w:start w:val="1"/>
      <w:numFmt w:val="lowerLetter"/>
      <w:pStyle w:val="TableNumberLevel2"/>
      <w:lvlText w:val="%3."/>
      <w:lvlJc w:val="left"/>
      <w:pPr>
        <w:ind w:left="576" w:hanging="288"/>
      </w:pPr>
      <w:rPr>
        <w:rFonts w:hint="default" w:ascii="Arial Narrow" w:hAnsi="Arial Narrow"/>
        <w:b w:val="0"/>
        <w:i w:val="0"/>
        <w:caps w:val="0"/>
        <w:strike w:val="0"/>
        <w:dstrike w:val="0"/>
        <w:vanish w:val="0"/>
        <w:color w:val="auto"/>
        <w:sz w:val="21"/>
        <w:u w:val="none"/>
        <w:vertAlign w:val="baseline"/>
      </w:rPr>
    </w:lvl>
    <w:lvl w:ilvl="3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</w:rPr>
    </w:lvl>
  </w:abstractNum>
  <w:abstractNum w:abstractNumId="9" w15:restartNumberingAfterBreak="0">
    <w:nsid w:val="5F7F6842"/>
    <w:multiLevelType w:val="multilevel"/>
    <w:tmpl w:val="6AF835A8"/>
    <w:numStyleLink w:val="CarolloLtrhdNumbering"/>
  </w:abstractNum>
  <w:abstractNum w:abstractNumId="10" w15:restartNumberingAfterBreak="0">
    <w:nsid w:val="60F022D3"/>
    <w:multiLevelType w:val="multilevel"/>
    <w:tmpl w:val="F67EFAA2"/>
    <w:lvl w:ilvl="0">
      <w:start w:val="1"/>
      <w:numFmt w:val="bullet"/>
      <w:lvlText w:val=""/>
      <w:lvlJc w:val="left"/>
      <w:pPr>
        <w:ind w:left="288" w:hanging="288"/>
      </w:pPr>
      <w:rPr>
        <w:rFonts w:hint="default" w:ascii="Wingdings" w:hAnsi="Wingdings"/>
        <w:color w:val="003CB9"/>
      </w:rPr>
    </w:lvl>
    <w:lvl w:ilvl="1">
      <w:start w:val="1"/>
      <w:numFmt w:val="bullet"/>
      <w:lvlText w:val="»"/>
      <w:lvlJc w:val="left"/>
      <w:pPr>
        <w:ind w:left="576" w:hanging="288"/>
      </w:pPr>
      <w:rPr>
        <w:rFonts w:hint="default" w:ascii="Proxima Nova" w:hAnsi="Proxima Nova"/>
        <w:color w:val="003CB9"/>
      </w:rPr>
    </w:lvl>
    <w:lvl w:ilvl="2">
      <w:start w:val="1"/>
      <w:numFmt w:val="bullet"/>
      <w:lvlText w:val=""/>
      <w:lvlJc w:val="left"/>
      <w:pPr>
        <w:ind w:left="864" w:hanging="288"/>
      </w:pPr>
      <w:rPr>
        <w:rFonts w:hint="default" w:ascii="Wingdings" w:hAnsi="Wingdings"/>
        <w:color w:val="003CB9"/>
      </w:rPr>
    </w:lvl>
    <w:lvl w:ilvl="3">
      <w:start w:val="1"/>
      <w:numFmt w:val="none"/>
      <w:lvlText w:val=""/>
      <w:lvlJc w:val="left"/>
      <w:pPr>
        <w:ind w:left="0" w:firstLine="0"/>
      </w:pPr>
      <w:rPr>
        <w:rFonts w:hint="default"/>
        <w:color w:val="0070C0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  <w:color w:val="0070C0"/>
      </w:rPr>
    </w:lvl>
    <w:lvl w:ilvl="5">
      <w:start w:val="1"/>
      <w:numFmt w:val="none"/>
      <w:lvlText w:val=""/>
      <w:lvlJc w:val="left"/>
      <w:pPr>
        <w:ind w:left="0" w:firstLine="0"/>
      </w:pPr>
      <w:rPr>
        <w:rFonts w:hint="default"/>
        <w:color w:val="auto"/>
      </w:rPr>
    </w:lvl>
    <w:lvl w:ilvl="6">
      <w:start w:val="1"/>
      <w:numFmt w:val="none"/>
      <w:lvlText w:val=""/>
      <w:lvlJc w:val="left"/>
      <w:pPr>
        <w:ind w:left="0" w:firstLine="0"/>
      </w:pPr>
      <w:rPr>
        <w:rFonts w:hint="default"/>
        <w:color w:val="auto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/>
        <w:color w:val="auto"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  <w:color w:val="auto"/>
      </w:rPr>
    </w:lvl>
  </w:abstractNum>
  <w:abstractNum w:abstractNumId="11" w15:restartNumberingAfterBreak="0">
    <w:nsid w:val="68CF26CD"/>
    <w:multiLevelType w:val="multilevel"/>
    <w:tmpl w:val="DE6C5944"/>
    <w:numStyleLink w:val="CarolloLtrhdTableNumbering"/>
  </w:abstractNum>
  <w:abstractNum w:abstractNumId="12" w15:restartNumberingAfterBreak="0">
    <w:nsid w:val="718B3B89"/>
    <w:multiLevelType w:val="multilevel"/>
    <w:tmpl w:val="D3063C88"/>
    <w:styleLink w:val="CarolloLtrhdBullet"/>
    <w:lvl w:ilvl="0">
      <w:start w:val="1"/>
      <w:numFmt w:val="bullet"/>
      <w:pStyle w:val="BulletLevel1"/>
      <w:lvlText w:val=""/>
      <w:lvlJc w:val="left"/>
      <w:pPr>
        <w:ind w:left="360" w:hanging="360"/>
      </w:pPr>
      <w:rPr>
        <w:rFonts w:hint="default" w:ascii="Wingdings" w:hAnsi="Wingdings"/>
        <w:b w:val="0"/>
        <w:i w:val="0"/>
        <w:color w:val="003CB9"/>
        <w:sz w:val="20"/>
      </w:rPr>
    </w:lvl>
    <w:lvl w:ilvl="1">
      <w:start w:val="1"/>
      <w:numFmt w:val="bullet"/>
      <w:pStyle w:val="BulletLevel2"/>
      <w:lvlText w:val="»"/>
      <w:lvlJc w:val="left"/>
      <w:pPr>
        <w:ind w:left="720" w:hanging="360"/>
      </w:pPr>
      <w:rPr>
        <w:rFonts w:hint="default" w:ascii="Segoe UI" w:hAnsi="Segoe UI"/>
        <w:b w:val="0"/>
        <w:i w:val="0"/>
        <w:color w:val="003CB9"/>
        <w:sz w:val="20"/>
      </w:rPr>
    </w:lvl>
    <w:lvl w:ilvl="2">
      <w:start w:val="1"/>
      <w:numFmt w:val="bullet"/>
      <w:pStyle w:val="BulletLevel3"/>
      <w:lvlText w:val=""/>
      <w:lvlJc w:val="left"/>
      <w:pPr>
        <w:ind w:left="1080" w:hanging="360"/>
      </w:pPr>
      <w:rPr>
        <w:rFonts w:hint="default" w:ascii="Wingdings" w:hAnsi="Wingdings"/>
        <w:b w:val="0"/>
        <w:i w:val="0"/>
        <w:color w:val="003CB9"/>
        <w:sz w:val="20"/>
      </w:rPr>
    </w:lvl>
    <w:lvl w:ilvl="3">
      <w:start w:val="1"/>
      <w:numFmt w:val="bullet"/>
      <w:pStyle w:val="BulletLevel4"/>
      <w:lvlText w:val="–"/>
      <w:lvlJc w:val="left"/>
      <w:pPr>
        <w:ind w:left="1440" w:hanging="360"/>
      </w:pPr>
      <w:rPr>
        <w:rFonts w:hint="default" w:ascii="Segoe UI" w:hAnsi="Segoe UI"/>
        <w:b w:val="0"/>
        <w:i w:val="0"/>
        <w:caps w:val="0"/>
        <w:smallCaps w:val="0"/>
        <w:strike w:val="0"/>
        <w:dstrike w:val="0"/>
        <w:vanish w:val="0"/>
        <w:color w:val="auto"/>
        <w:spacing w:val="0"/>
        <w:w w:val="100"/>
        <w:position w:val="0"/>
        <w:sz w:val="20"/>
        <w:u w:val="none"/>
        <w:vertAlign w:val="baseline"/>
        <w14:ligatures w14:val="none"/>
        <w14:numForm w14:val="default"/>
        <w14:numSpacing w14:val="default"/>
        <w14:stylisticSets/>
      </w:rPr>
    </w:lvl>
    <w:lvl w:ilvl="4">
      <w:start w:val="1"/>
      <w:numFmt w:val="bullet"/>
      <w:pStyle w:val="BulletLevel5"/>
      <w:lvlText w:val=""/>
      <w:lvlJc w:val="left"/>
      <w:pPr>
        <w:ind w:left="1800" w:hanging="360"/>
      </w:pPr>
      <w:rPr>
        <w:rFonts w:hint="default" w:ascii="Wingdings" w:hAnsi="Wingdings"/>
        <w:b w:val="0"/>
        <w:i w:val="0"/>
        <w:caps w:val="0"/>
        <w:smallCaps w:val="0"/>
        <w:strike w:val="0"/>
        <w:dstrike w:val="0"/>
        <w:vanish w:val="0"/>
        <w:color w:val="auto"/>
        <w:spacing w:val="0"/>
        <w:w w:val="100"/>
        <w:position w:val="0"/>
        <w:sz w:val="20"/>
        <w:u w:val="none"/>
        <w:vertAlign w:val="baseline"/>
        <w14:ligatures w14:val="none"/>
        <w14:numForm w14:val="default"/>
        <w14:numSpacing w14:val="default"/>
        <w14:stylisticSets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  <w:color w:val="auto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  <w:color w:val="auto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  <w:color w:val="auto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  <w:color w:val="auto"/>
      </w:rPr>
    </w:lvl>
  </w:abstractNum>
  <w:num w:numId="1" w16cid:durableId="1863938330">
    <w:abstractNumId w:val="10"/>
    <w:lvlOverride w:ilvl="0">
      <w:lvl w:ilvl="0">
        <w:start w:val="1"/>
        <w:numFmt w:val="bullet"/>
        <w:lvlText w:val=""/>
        <w:lvlJc w:val="left"/>
        <w:pPr>
          <w:ind w:left="288" w:hanging="288"/>
        </w:pPr>
        <w:rPr>
          <w:rFonts w:hint="default" w:ascii="Wingdings" w:hAnsi="Wingdings"/>
          <w:color w:val="FFFFFF" w:themeColor="background1"/>
        </w:rPr>
      </w:lvl>
    </w:lvlOverride>
  </w:num>
  <w:num w:numId="2" w16cid:durableId="57942059">
    <w:abstractNumId w:val="4"/>
  </w:num>
  <w:num w:numId="3" w16cid:durableId="1589995749">
    <w:abstractNumId w:val="7"/>
  </w:num>
  <w:num w:numId="4" w16cid:durableId="1003170409">
    <w:abstractNumId w:val="0"/>
  </w:num>
  <w:num w:numId="5" w16cid:durableId="398484144">
    <w:abstractNumId w:val="8"/>
  </w:num>
  <w:num w:numId="6" w16cid:durableId="20130493">
    <w:abstractNumId w:val="6"/>
  </w:num>
  <w:num w:numId="7" w16cid:durableId="1265919647">
    <w:abstractNumId w:val="1"/>
  </w:num>
  <w:num w:numId="8" w16cid:durableId="1216745478">
    <w:abstractNumId w:val="12"/>
  </w:num>
  <w:num w:numId="9" w16cid:durableId="718167729">
    <w:abstractNumId w:val="9"/>
  </w:num>
  <w:num w:numId="10" w16cid:durableId="1457601477">
    <w:abstractNumId w:val="5"/>
  </w:num>
  <w:num w:numId="11" w16cid:durableId="477695590">
    <w:abstractNumId w:val="2"/>
  </w:num>
  <w:num w:numId="12" w16cid:durableId="1495486818">
    <w:abstractNumId w:val="11"/>
  </w:num>
  <w:num w:numId="13" w16cid:durableId="1267152253">
    <w:abstractNumId w:val="3"/>
  </w:num>
  <w:num w:numId="14" w16cid:durableId="221909256">
    <w:abstractNumId w:val="4"/>
  </w:num>
  <w:num w:numId="15" w16cid:durableId="629240559">
    <w:abstractNumId w:val="2"/>
  </w:num>
  <w:numIdMacAtCleanup w:val="13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person w15:author="Kyle Thompson">
    <w15:presenceInfo w15:providerId="AD" w15:userId="S::kthompson@carollo.com::c2937fc9-f26c-4fdc-90f1-4d92c20d9160"/>
  </w15:person>
  <w15:person w15:author="Yoko Koyama">
    <w15:presenceInfo w15:providerId="AD" w15:userId="S::YKoyama@carollo.com::e85506b6-a7eb-47d5-b903-7836a57d18f6"/>
  </w15:person>
</w15:people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 wp14">
  <w:zoom w:percent="110"/>
  <w:proofState w:spelling="clean" w:grammar="dirty"/>
  <w:attachedTemplate r:id="rId1"/>
  <w:trackRevisions w:val="false"/>
  <w:defaultTabStop w:val="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8FC"/>
    <w:rsid w:val="00000AC8"/>
    <w:rsid w:val="0000718B"/>
    <w:rsid w:val="00012C59"/>
    <w:rsid w:val="00012FB6"/>
    <w:rsid w:val="00013240"/>
    <w:rsid w:val="00013FD5"/>
    <w:rsid w:val="000146B2"/>
    <w:rsid w:val="00014A9D"/>
    <w:rsid w:val="000177DE"/>
    <w:rsid w:val="00020061"/>
    <w:rsid w:val="00020627"/>
    <w:rsid w:val="00021C1B"/>
    <w:rsid w:val="00022626"/>
    <w:rsid w:val="00023DF5"/>
    <w:rsid w:val="000241FD"/>
    <w:rsid w:val="000244AD"/>
    <w:rsid w:val="00025553"/>
    <w:rsid w:val="00025869"/>
    <w:rsid w:val="00026543"/>
    <w:rsid w:val="00027970"/>
    <w:rsid w:val="0002798E"/>
    <w:rsid w:val="00027AD3"/>
    <w:rsid w:val="00031E3F"/>
    <w:rsid w:val="00033803"/>
    <w:rsid w:val="00033C0A"/>
    <w:rsid w:val="000353AD"/>
    <w:rsid w:val="000400BF"/>
    <w:rsid w:val="000449E7"/>
    <w:rsid w:val="000476FA"/>
    <w:rsid w:val="00047F9D"/>
    <w:rsid w:val="000507D7"/>
    <w:rsid w:val="00051864"/>
    <w:rsid w:val="000527BE"/>
    <w:rsid w:val="00052AAE"/>
    <w:rsid w:val="00052D57"/>
    <w:rsid w:val="00056F12"/>
    <w:rsid w:val="000577DF"/>
    <w:rsid w:val="000578B8"/>
    <w:rsid w:val="00057B19"/>
    <w:rsid w:val="0006060B"/>
    <w:rsid w:val="00062B36"/>
    <w:rsid w:val="0006433F"/>
    <w:rsid w:val="000665A3"/>
    <w:rsid w:val="00070778"/>
    <w:rsid w:val="00070EA5"/>
    <w:rsid w:val="00072337"/>
    <w:rsid w:val="00073656"/>
    <w:rsid w:val="00074F58"/>
    <w:rsid w:val="000765B2"/>
    <w:rsid w:val="000778FB"/>
    <w:rsid w:val="00077CB8"/>
    <w:rsid w:val="00081F40"/>
    <w:rsid w:val="00082AFF"/>
    <w:rsid w:val="0008489C"/>
    <w:rsid w:val="00085548"/>
    <w:rsid w:val="00085B12"/>
    <w:rsid w:val="00087F41"/>
    <w:rsid w:val="000903E7"/>
    <w:rsid w:val="0009041C"/>
    <w:rsid w:val="000938C8"/>
    <w:rsid w:val="00095625"/>
    <w:rsid w:val="000963DC"/>
    <w:rsid w:val="00097AED"/>
    <w:rsid w:val="000A2C88"/>
    <w:rsid w:val="000A3C34"/>
    <w:rsid w:val="000A409D"/>
    <w:rsid w:val="000A4A31"/>
    <w:rsid w:val="000A4B2B"/>
    <w:rsid w:val="000A5104"/>
    <w:rsid w:val="000A545D"/>
    <w:rsid w:val="000A5CA4"/>
    <w:rsid w:val="000A7B35"/>
    <w:rsid w:val="000B02FF"/>
    <w:rsid w:val="000B10EE"/>
    <w:rsid w:val="000B131C"/>
    <w:rsid w:val="000B2992"/>
    <w:rsid w:val="000B3050"/>
    <w:rsid w:val="000B4681"/>
    <w:rsid w:val="000B487C"/>
    <w:rsid w:val="000B6A8F"/>
    <w:rsid w:val="000B6B29"/>
    <w:rsid w:val="000B6B2C"/>
    <w:rsid w:val="000B71A1"/>
    <w:rsid w:val="000C2449"/>
    <w:rsid w:val="000C2E8B"/>
    <w:rsid w:val="000C57D9"/>
    <w:rsid w:val="000D09A2"/>
    <w:rsid w:val="000D220A"/>
    <w:rsid w:val="000D3878"/>
    <w:rsid w:val="000D3A43"/>
    <w:rsid w:val="000D3F81"/>
    <w:rsid w:val="000D6CEA"/>
    <w:rsid w:val="000D7E9E"/>
    <w:rsid w:val="000E0B5C"/>
    <w:rsid w:val="000E137F"/>
    <w:rsid w:val="000E2C1B"/>
    <w:rsid w:val="000E441C"/>
    <w:rsid w:val="000E4986"/>
    <w:rsid w:val="000E52C0"/>
    <w:rsid w:val="000E6119"/>
    <w:rsid w:val="000E62BA"/>
    <w:rsid w:val="000E7BBE"/>
    <w:rsid w:val="000F0073"/>
    <w:rsid w:val="000F1492"/>
    <w:rsid w:val="000F1B6C"/>
    <w:rsid w:val="000F34A7"/>
    <w:rsid w:val="000F4D01"/>
    <w:rsid w:val="000F6843"/>
    <w:rsid w:val="000F7A81"/>
    <w:rsid w:val="001007B7"/>
    <w:rsid w:val="001008C2"/>
    <w:rsid w:val="00100C0F"/>
    <w:rsid w:val="00101C05"/>
    <w:rsid w:val="00102E93"/>
    <w:rsid w:val="00106B2C"/>
    <w:rsid w:val="00114408"/>
    <w:rsid w:val="00114513"/>
    <w:rsid w:val="001167CB"/>
    <w:rsid w:val="00116FE5"/>
    <w:rsid w:val="001178B7"/>
    <w:rsid w:val="001223F4"/>
    <w:rsid w:val="00123587"/>
    <w:rsid w:val="00125691"/>
    <w:rsid w:val="00125C12"/>
    <w:rsid w:val="00126210"/>
    <w:rsid w:val="00126418"/>
    <w:rsid w:val="001272DB"/>
    <w:rsid w:val="001349DC"/>
    <w:rsid w:val="00141EDE"/>
    <w:rsid w:val="00142FDC"/>
    <w:rsid w:val="001464D5"/>
    <w:rsid w:val="0014722A"/>
    <w:rsid w:val="00150532"/>
    <w:rsid w:val="00150FC9"/>
    <w:rsid w:val="0015181A"/>
    <w:rsid w:val="001539CA"/>
    <w:rsid w:val="00154F0E"/>
    <w:rsid w:val="0015683A"/>
    <w:rsid w:val="001572E1"/>
    <w:rsid w:val="0015753C"/>
    <w:rsid w:val="0016036E"/>
    <w:rsid w:val="00163C83"/>
    <w:rsid w:val="00163C87"/>
    <w:rsid w:val="00164F3B"/>
    <w:rsid w:val="001656CF"/>
    <w:rsid w:val="00175839"/>
    <w:rsid w:val="001768D1"/>
    <w:rsid w:val="00176CC8"/>
    <w:rsid w:val="00177BBB"/>
    <w:rsid w:val="00182F2B"/>
    <w:rsid w:val="00184037"/>
    <w:rsid w:val="00185312"/>
    <w:rsid w:val="00185CFB"/>
    <w:rsid w:val="00186855"/>
    <w:rsid w:val="00191192"/>
    <w:rsid w:val="0019120C"/>
    <w:rsid w:val="00193FBE"/>
    <w:rsid w:val="00195A77"/>
    <w:rsid w:val="00197655"/>
    <w:rsid w:val="00197730"/>
    <w:rsid w:val="001A03ED"/>
    <w:rsid w:val="001A0D6C"/>
    <w:rsid w:val="001A3530"/>
    <w:rsid w:val="001B0555"/>
    <w:rsid w:val="001B0C5E"/>
    <w:rsid w:val="001B1BF2"/>
    <w:rsid w:val="001B1DCF"/>
    <w:rsid w:val="001B2442"/>
    <w:rsid w:val="001B3394"/>
    <w:rsid w:val="001B3AD1"/>
    <w:rsid w:val="001B4D26"/>
    <w:rsid w:val="001B5726"/>
    <w:rsid w:val="001B7E14"/>
    <w:rsid w:val="001C1D06"/>
    <w:rsid w:val="001C2657"/>
    <w:rsid w:val="001C3533"/>
    <w:rsid w:val="001C4796"/>
    <w:rsid w:val="001C50C9"/>
    <w:rsid w:val="001C51F2"/>
    <w:rsid w:val="001C57E2"/>
    <w:rsid w:val="001C5BF0"/>
    <w:rsid w:val="001C7D65"/>
    <w:rsid w:val="001D0E5A"/>
    <w:rsid w:val="001D34CB"/>
    <w:rsid w:val="001D37D6"/>
    <w:rsid w:val="001D3E50"/>
    <w:rsid w:val="001D40C5"/>
    <w:rsid w:val="001D5056"/>
    <w:rsid w:val="001D62F8"/>
    <w:rsid w:val="001D6B13"/>
    <w:rsid w:val="001D7C50"/>
    <w:rsid w:val="001E0013"/>
    <w:rsid w:val="001E27A0"/>
    <w:rsid w:val="001E2E8C"/>
    <w:rsid w:val="001E36A3"/>
    <w:rsid w:val="001E4313"/>
    <w:rsid w:val="001E6AEE"/>
    <w:rsid w:val="001F03F9"/>
    <w:rsid w:val="001F1931"/>
    <w:rsid w:val="001F4D0C"/>
    <w:rsid w:val="001F4EC0"/>
    <w:rsid w:val="001F4F1B"/>
    <w:rsid w:val="001F67BB"/>
    <w:rsid w:val="00200841"/>
    <w:rsid w:val="00201A30"/>
    <w:rsid w:val="00201CD2"/>
    <w:rsid w:val="00202EB7"/>
    <w:rsid w:val="002034AF"/>
    <w:rsid w:val="00204195"/>
    <w:rsid w:val="00204256"/>
    <w:rsid w:val="0020729C"/>
    <w:rsid w:val="002107BC"/>
    <w:rsid w:val="00213550"/>
    <w:rsid w:val="00214687"/>
    <w:rsid w:val="00214BF3"/>
    <w:rsid w:val="00214F7A"/>
    <w:rsid w:val="002201FD"/>
    <w:rsid w:val="002215EF"/>
    <w:rsid w:val="0022272A"/>
    <w:rsid w:val="002260DE"/>
    <w:rsid w:val="00227237"/>
    <w:rsid w:val="0023006F"/>
    <w:rsid w:val="00231BC4"/>
    <w:rsid w:val="00234175"/>
    <w:rsid w:val="00234BAC"/>
    <w:rsid w:val="002367DA"/>
    <w:rsid w:val="002367EA"/>
    <w:rsid w:val="0023796E"/>
    <w:rsid w:val="00237C15"/>
    <w:rsid w:val="002434B7"/>
    <w:rsid w:val="002438DC"/>
    <w:rsid w:val="002444A1"/>
    <w:rsid w:val="00244BB5"/>
    <w:rsid w:val="0024508F"/>
    <w:rsid w:val="00247439"/>
    <w:rsid w:val="002478BB"/>
    <w:rsid w:val="002514B9"/>
    <w:rsid w:val="00251C03"/>
    <w:rsid w:val="00253369"/>
    <w:rsid w:val="002535FF"/>
    <w:rsid w:val="00253D30"/>
    <w:rsid w:val="00261C42"/>
    <w:rsid w:val="00262374"/>
    <w:rsid w:val="00262466"/>
    <w:rsid w:val="002626D0"/>
    <w:rsid w:val="0026627B"/>
    <w:rsid w:val="002667EB"/>
    <w:rsid w:val="00266887"/>
    <w:rsid w:val="00266A8D"/>
    <w:rsid w:val="00266E1D"/>
    <w:rsid w:val="00270CA3"/>
    <w:rsid w:val="0027124C"/>
    <w:rsid w:val="00272ED4"/>
    <w:rsid w:val="00275AEF"/>
    <w:rsid w:val="00275BCD"/>
    <w:rsid w:val="00276164"/>
    <w:rsid w:val="0027697F"/>
    <w:rsid w:val="00280BC2"/>
    <w:rsid w:val="00281476"/>
    <w:rsid w:val="00282990"/>
    <w:rsid w:val="00282F66"/>
    <w:rsid w:val="00283319"/>
    <w:rsid w:val="00283C19"/>
    <w:rsid w:val="0028521F"/>
    <w:rsid w:val="00287DFE"/>
    <w:rsid w:val="00290D75"/>
    <w:rsid w:val="00291008"/>
    <w:rsid w:val="002921C2"/>
    <w:rsid w:val="0029226D"/>
    <w:rsid w:val="002930CE"/>
    <w:rsid w:val="002976AF"/>
    <w:rsid w:val="00297D28"/>
    <w:rsid w:val="002A0C39"/>
    <w:rsid w:val="002A0E3B"/>
    <w:rsid w:val="002A15F4"/>
    <w:rsid w:val="002A2593"/>
    <w:rsid w:val="002A2FBF"/>
    <w:rsid w:val="002A3150"/>
    <w:rsid w:val="002A3F13"/>
    <w:rsid w:val="002A6CE5"/>
    <w:rsid w:val="002A723F"/>
    <w:rsid w:val="002A772A"/>
    <w:rsid w:val="002A7ACD"/>
    <w:rsid w:val="002A7F17"/>
    <w:rsid w:val="002B18C3"/>
    <w:rsid w:val="002B2015"/>
    <w:rsid w:val="002B32EE"/>
    <w:rsid w:val="002B3FD4"/>
    <w:rsid w:val="002B4B95"/>
    <w:rsid w:val="002B4DC9"/>
    <w:rsid w:val="002B57CC"/>
    <w:rsid w:val="002B57FE"/>
    <w:rsid w:val="002B6DC9"/>
    <w:rsid w:val="002B6FAA"/>
    <w:rsid w:val="002B73BB"/>
    <w:rsid w:val="002C01AA"/>
    <w:rsid w:val="002C0E0B"/>
    <w:rsid w:val="002C17B8"/>
    <w:rsid w:val="002C1FDC"/>
    <w:rsid w:val="002C2FA1"/>
    <w:rsid w:val="002C4EC1"/>
    <w:rsid w:val="002C5740"/>
    <w:rsid w:val="002C6AC9"/>
    <w:rsid w:val="002D0645"/>
    <w:rsid w:val="002D3FAF"/>
    <w:rsid w:val="002D4719"/>
    <w:rsid w:val="002D4977"/>
    <w:rsid w:val="002D5A4D"/>
    <w:rsid w:val="002E0684"/>
    <w:rsid w:val="002E102B"/>
    <w:rsid w:val="002E11E3"/>
    <w:rsid w:val="002E2BA0"/>
    <w:rsid w:val="002E3508"/>
    <w:rsid w:val="002E5298"/>
    <w:rsid w:val="002E7E68"/>
    <w:rsid w:val="002E7F0E"/>
    <w:rsid w:val="002F0419"/>
    <w:rsid w:val="002F205B"/>
    <w:rsid w:val="002F214F"/>
    <w:rsid w:val="002F3922"/>
    <w:rsid w:val="002F4977"/>
    <w:rsid w:val="002F5165"/>
    <w:rsid w:val="002F7831"/>
    <w:rsid w:val="002F7EF3"/>
    <w:rsid w:val="00300072"/>
    <w:rsid w:val="003010F7"/>
    <w:rsid w:val="003016F4"/>
    <w:rsid w:val="00301ECB"/>
    <w:rsid w:val="0030272B"/>
    <w:rsid w:val="00303F56"/>
    <w:rsid w:val="0030424B"/>
    <w:rsid w:val="00307011"/>
    <w:rsid w:val="0030775E"/>
    <w:rsid w:val="00310C9B"/>
    <w:rsid w:val="0031115C"/>
    <w:rsid w:val="0031304F"/>
    <w:rsid w:val="00320513"/>
    <w:rsid w:val="0032131B"/>
    <w:rsid w:val="00322D00"/>
    <w:rsid w:val="003236A9"/>
    <w:rsid w:val="003236B6"/>
    <w:rsid w:val="003250DE"/>
    <w:rsid w:val="003258EA"/>
    <w:rsid w:val="00327123"/>
    <w:rsid w:val="003275EC"/>
    <w:rsid w:val="00327666"/>
    <w:rsid w:val="0033075F"/>
    <w:rsid w:val="00335E98"/>
    <w:rsid w:val="0033681F"/>
    <w:rsid w:val="00340F9E"/>
    <w:rsid w:val="0034148B"/>
    <w:rsid w:val="00341529"/>
    <w:rsid w:val="00342C3B"/>
    <w:rsid w:val="003443E1"/>
    <w:rsid w:val="00344411"/>
    <w:rsid w:val="00350F01"/>
    <w:rsid w:val="0035158A"/>
    <w:rsid w:val="00354643"/>
    <w:rsid w:val="0035706C"/>
    <w:rsid w:val="00360511"/>
    <w:rsid w:val="00360664"/>
    <w:rsid w:val="00360A04"/>
    <w:rsid w:val="00360DAF"/>
    <w:rsid w:val="0036409D"/>
    <w:rsid w:val="00364D5D"/>
    <w:rsid w:val="00367CFC"/>
    <w:rsid w:val="0037055E"/>
    <w:rsid w:val="00374018"/>
    <w:rsid w:val="003766A1"/>
    <w:rsid w:val="00376A3B"/>
    <w:rsid w:val="00380ED9"/>
    <w:rsid w:val="00380FB6"/>
    <w:rsid w:val="00384EE9"/>
    <w:rsid w:val="00385AF9"/>
    <w:rsid w:val="00390582"/>
    <w:rsid w:val="00390865"/>
    <w:rsid w:val="00390E47"/>
    <w:rsid w:val="003933B9"/>
    <w:rsid w:val="00396A79"/>
    <w:rsid w:val="00397B74"/>
    <w:rsid w:val="00397EAA"/>
    <w:rsid w:val="003A0740"/>
    <w:rsid w:val="003A1C2F"/>
    <w:rsid w:val="003A1D78"/>
    <w:rsid w:val="003A3581"/>
    <w:rsid w:val="003A409B"/>
    <w:rsid w:val="003A5586"/>
    <w:rsid w:val="003A6482"/>
    <w:rsid w:val="003A796B"/>
    <w:rsid w:val="003B6968"/>
    <w:rsid w:val="003B7935"/>
    <w:rsid w:val="003C11AB"/>
    <w:rsid w:val="003C1D5D"/>
    <w:rsid w:val="003C232B"/>
    <w:rsid w:val="003C6BEF"/>
    <w:rsid w:val="003C727F"/>
    <w:rsid w:val="003C7553"/>
    <w:rsid w:val="003C7AB1"/>
    <w:rsid w:val="003D0576"/>
    <w:rsid w:val="003D14F2"/>
    <w:rsid w:val="003D1601"/>
    <w:rsid w:val="003D3C4E"/>
    <w:rsid w:val="003D3ECF"/>
    <w:rsid w:val="003D68FA"/>
    <w:rsid w:val="003E0299"/>
    <w:rsid w:val="003E1423"/>
    <w:rsid w:val="003E4A3B"/>
    <w:rsid w:val="003E4C8C"/>
    <w:rsid w:val="003E57CA"/>
    <w:rsid w:val="003F08BC"/>
    <w:rsid w:val="003F0BED"/>
    <w:rsid w:val="003F1124"/>
    <w:rsid w:val="003F11E8"/>
    <w:rsid w:val="003F1E3D"/>
    <w:rsid w:val="003F2690"/>
    <w:rsid w:val="003F3BD9"/>
    <w:rsid w:val="003F3C32"/>
    <w:rsid w:val="00400E22"/>
    <w:rsid w:val="00400F0D"/>
    <w:rsid w:val="004015E8"/>
    <w:rsid w:val="00402243"/>
    <w:rsid w:val="00404CDE"/>
    <w:rsid w:val="004055EA"/>
    <w:rsid w:val="00405C78"/>
    <w:rsid w:val="00406445"/>
    <w:rsid w:val="00407B78"/>
    <w:rsid w:val="004117FA"/>
    <w:rsid w:val="00412CB9"/>
    <w:rsid w:val="00412CD9"/>
    <w:rsid w:val="00414C8B"/>
    <w:rsid w:val="0041631D"/>
    <w:rsid w:val="00417A7D"/>
    <w:rsid w:val="00417B34"/>
    <w:rsid w:val="00417FC4"/>
    <w:rsid w:val="00420AC6"/>
    <w:rsid w:val="00421748"/>
    <w:rsid w:val="00424F42"/>
    <w:rsid w:val="00426086"/>
    <w:rsid w:val="004260DF"/>
    <w:rsid w:val="00426954"/>
    <w:rsid w:val="0042760D"/>
    <w:rsid w:val="0042773F"/>
    <w:rsid w:val="00427A10"/>
    <w:rsid w:val="00427D7B"/>
    <w:rsid w:val="0043222F"/>
    <w:rsid w:val="0043266D"/>
    <w:rsid w:val="00432747"/>
    <w:rsid w:val="00433349"/>
    <w:rsid w:val="004333D5"/>
    <w:rsid w:val="004333ED"/>
    <w:rsid w:val="004343F5"/>
    <w:rsid w:val="004401B5"/>
    <w:rsid w:val="00440434"/>
    <w:rsid w:val="00440E32"/>
    <w:rsid w:val="0044417E"/>
    <w:rsid w:val="004446DB"/>
    <w:rsid w:val="0044502A"/>
    <w:rsid w:val="004453FB"/>
    <w:rsid w:val="00446D1F"/>
    <w:rsid w:val="00452E40"/>
    <w:rsid w:val="00454092"/>
    <w:rsid w:val="0045557E"/>
    <w:rsid w:val="00457205"/>
    <w:rsid w:val="0046049D"/>
    <w:rsid w:val="004621F1"/>
    <w:rsid w:val="00463257"/>
    <w:rsid w:val="00463DE3"/>
    <w:rsid w:val="00471E6D"/>
    <w:rsid w:val="00471F46"/>
    <w:rsid w:val="004731B3"/>
    <w:rsid w:val="004732D6"/>
    <w:rsid w:val="00473388"/>
    <w:rsid w:val="00474A04"/>
    <w:rsid w:val="00475C91"/>
    <w:rsid w:val="00475CCF"/>
    <w:rsid w:val="004768CC"/>
    <w:rsid w:val="00476BB2"/>
    <w:rsid w:val="00476FE6"/>
    <w:rsid w:val="00480025"/>
    <w:rsid w:val="00480685"/>
    <w:rsid w:val="00480748"/>
    <w:rsid w:val="00481323"/>
    <w:rsid w:val="00481C34"/>
    <w:rsid w:val="00482BCE"/>
    <w:rsid w:val="00482D2A"/>
    <w:rsid w:val="00483AC1"/>
    <w:rsid w:val="0048448B"/>
    <w:rsid w:val="00484C23"/>
    <w:rsid w:val="00485C01"/>
    <w:rsid w:val="00485F0A"/>
    <w:rsid w:val="0048619E"/>
    <w:rsid w:val="00487774"/>
    <w:rsid w:val="00487D79"/>
    <w:rsid w:val="00490D5F"/>
    <w:rsid w:val="004917EC"/>
    <w:rsid w:val="00491EFC"/>
    <w:rsid w:val="00492FA1"/>
    <w:rsid w:val="00494985"/>
    <w:rsid w:val="004977B7"/>
    <w:rsid w:val="004A0D57"/>
    <w:rsid w:val="004A12E9"/>
    <w:rsid w:val="004A13DB"/>
    <w:rsid w:val="004A293D"/>
    <w:rsid w:val="004A2F7C"/>
    <w:rsid w:val="004A3F1D"/>
    <w:rsid w:val="004A4327"/>
    <w:rsid w:val="004A4509"/>
    <w:rsid w:val="004A489A"/>
    <w:rsid w:val="004B1699"/>
    <w:rsid w:val="004B1A11"/>
    <w:rsid w:val="004B4926"/>
    <w:rsid w:val="004B52E6"/>
    <w:rsid w:val="004B7736"/>
    <w:rsid w:val="004B7A2F"/>
    <w:rsid w:val="004C09B6"/>
    <w:rsid w:val="004C278C"/>
    <w:rsid w:val="004C31FA"/>
    <w:rsid w:val="004C5322"/>
    <w:rsid w:val="004D1F2D"/>
    <w:rsid w:val="004D2499"/>
    <w:rsid w:val="004D24CA"/>
    <w:rsid w:val="004D2E7F"/>
    <w:rsid w:val="004D2F6B"/>
    <w:rsid w:val="004D3F2C"/>
    <w:rsid w:val="004D4E98"/>
    <w:rsid w:val="004D7661"/>
    <w:rsid w:val="004E054C"/>
    <w:rsid w:val="004E0A7C"/>
    <w:rsid w:val="004E56B4"/>
    <w:rsid w:val="004E6A73"/>
    <w:rsid w:val="004F0218"/>
    <w:rsid w:val="004F2468"/>
    <w:rsid w:val="004F3CF7"/>
    <w:rsid w:val="004F5C47"/>
    <w:rsid w:val="004F67A8"/>
    <w:rsid w:val="004F6E90"/>
    <w:rsid w:val="005041DB"/>
    <w:rsid w:val="005070C1"/>
    <w:rsid w:val="00507DED"/>
    <w:rsid w:val="00507E28"/>
    <w:rsid w:val="00507FA3"/>
    <w:rsid w:val="0051086F"/>
    <w:rsid w:val="005132CF"/>
    <w:rsid w:val="005134FD"/>
    <w:rsid w:val="00514326"/>
    <w:rsid w:val="005151FA"/>
    <w:rsid w:val="0051618D"/>
    <w:rsid w:val="00517869"/>
    <w:rsid w:val="00517C0D"/>
    <w:rsid w:val="0052166E"/>
    <w:rsid w:val="00521F1A"/>
    <w:rsid w:val="005228D8"/>
    <w:rsid w:val="0052325A"/>
    <w:rsid w:val="0052369A"/>
    <w:rsid w:val="0052511F"/>
    <w:rsid w:val="00525622"/>
    <w:rsid w:val="00525F53"/>
    <w:rsid w:val="0052671F"/>
    <w:rsid w:val="005270F7"/>
    <w:rsid w:val="00530F7E"/>
    <w:rsid w:val="00531811"/>
    <w:rsid w:val="00531A30"/>
    <w:rsid w:val="00532229"/>
    <w:rsid w:val="0053236B"/>
    <w:rsid w:val="00532446"/>
    <w:rsid w:val="00532F7E"/>
    <w:rsid w:val="00533022"/>
    <w:rsid w:val="00533879"/>
    <w:rsid w:val="00535996"/>
    <w:rsid w:val="00542D29"/>
    <w:rsid w:val="005444AA"/>
    <w:rsid w:val="00545B32"/>
    <w:rsid w:val="00545F4E"/>
    <w:rsid w:val="00546A4A"/>
    <w:rsid w:val="005508D5"/>
    <w:rsid w:val="00550966"/>
    <w:rsid w:val="00551F3E"/>
    <w:rsid w:val="005528D1"/>
    <w:rsid w:val="0055405C"/>
    <w:rsid w:val="00554140"/>
    <w:rsid w:val="00561CD7"/>
    <w:rsid w:val="00562CCF"/>
    <w:rsid w:val="0056334E"/>
    <w:rsid w:val="005636E5"/>
    <w:rsid w:val="00563B6B"/>
    <w:rsid w:val="0057125C"/>
    <w:rsid w:val="00572181"/>
    <w:rsid w:val="005739D9"/>
    <w:rsid w:val="005744FD"/>
    <w:rsid w:val="005754A9"/>
    <w:rsid w:val="00575F81"/>
    <w:rsid w:val="005761E2"/>
    <w:rsid w:val="00576EC0"/>
    <w:rsid w:val="00580B47"/>
    <w:rsid w:val="00581030"/>
    <w:rsid w:val="00581FE0"/>
    <w:rsid w:val="0058309E"/>
    <w:rsid w:val="005844BA"/>
    <w:rsid w:val="0058539F"/>
    <w:rsid w:val="005860D0"/>
    <w:rsid w:val="00587BF0"/>
    <w:rsid w:val="00590100"/>
    <w:rsid w:val="00591E61"/>
    <w:rsid w:val="00592FEF"/>
    <w:rsid w:val="005960E5"/>
    <w:rsid w:val="005974B7"/>
    <w:rsid w:val="005979D3"/>
    <w:rsid w:val="00597D11"/>
    <w:rsid w:val="005A0948"/>
    <w:rsid w:val="005A1C8A"/>
    <w:rsid w:val="005A2247"/>
    <w:rsid w:val="005A6734"/>
    <w:rsid w:val="005B0B7D"/>
    <w:rsid w:val="005B0B80"/>
    <w:rsid w:val="005B3A13"/>
    <w:rsid w:val="005B66AE"/>
    <w:rsid w:val="005B6D84"/>
    <w:rsid w:val="005B7C16"/>
    <w:rsid w:val="005C61BA"/>
    <w:rsid w:val="005C7E28"/>
    <w:rsid w:val="005D0C9F"/>
    <w:rsid w:val="005D19BA"/>
    <w:rsid w:val="005D3FA2"/>
    <w:rsid w:val="005D414F"/>
    <w:rsid w:val="005D5859"/>
    <w:rsid w:val="005D661F"/>
    <w:rsid w:val="005E02BB"/>
    <w:rsid w:val="005E4AD0"/>
    <w:rsid w:val="005E5708"/>
    <w:rsid w:val="005E66EA"/>
    <w:rsid w:val="005E7C8D"/>
    <w:rsid w:val="005F0273"/>
    <w:rsid w:val="005F0362"/>
    <w:rsid w:val="005F1E4D"/>
    <w:rsid w:val="005F59C8"/>
    <w:rsid w:val="005F60B2"/>
    <w:rsid w:val="005F7255"/>
    <w:rsid w:val="005F787E"/>
    <w:rsid w:val="00600112"/>
    <w:rsid w:val="00601A46"/>
    <w:rsid w:val="00603B36"/>
    <w:rsid w:val="00603CE7"/>
    <w:rsid w:val="00607210"/>
    <w:rsid w:val="006078AE"/>
    <w:rsid w:val="0061152F"/>
    <w:rsid w:val="00615A79"/>
    <w:rsid w:val="006160DE"/>
    <w:rsid w:val="006204F8"/>
    <w:rsid w:val="006206AB"/>
    <w:rsid w:val="00621B0B"/>
    <w:rsid w:val="00621CB2"/>
    <w:rsid w:val="0062529D"/>
    <w:rsid w:val="00626723"/>
    <w:rsid w:val="006267BB"/>
    <w:rsid w:val="006276C0"/>
    <w:rsid w:val="00627EA5"/>
    <w:rsid w:val="00630A53"/>
    <w:rsid w:val="00632966"/>
    <w:rsid w:val="00633595"/>
    <w:rsid w:val="00634007"/>
    <w:rsid w:val="0063405C"/>
    <w:rsid w:val="00636FB0"/>
    <w:rsid w:val="00637C29"/>
    <w:rsid w:val="00640473"/>
    <w:rsid w:val="00642E2E"/>
    <w:rsid w:val="00643F13"/>
    <w:rsid w:val="006446DA"/>
    <w:rsid w:val="00645B2D"/>
    <w:rsid w:val="00652222"/>
    <w:rsid w:val="00652C19"/>
    <w:rsid w:val="00652CDB"/>
    <w:rsid w:val="00653CF5"/>
    <w:rsid w:val="00653D19"/>
    <w:rsid w:val="006548D1"/>
    <w:rsid w:val="00654C50"/>
    <w:rsid w:val="00654CF2"/>
    <w:rsid w:val="006563F3"/>
    <w:rsid w:val="00656E0D"/>
    <w:rsid w:val="006572A1"/>
    <w:rsid w:val="00657810"/>
    <w:rsid w:val="006607F0"/>
    <w:rsid w:val="00660913"/>
    <w:rsid w:val="00662B10"/>
    <w:rsid w:val="00662B82"/>
    <w:rsid w:val="006632F4"/>
    <w:rsid w:val="00663A3D"/>
    <w:rsid w:val="00663A92"/>
    <w:rsid w:val="006641BA"/>
    <w:rsid w:val="00665CC0"/>
    <w:rsid w:val="0066621C"/>
    <w:rsid w:val="0066629B"/>
    <w:rsid w:val="00666EEA"/>
    <w:rsid w:val="0066719B"/>
    <w:rsid w:val="00671CCD"/>
    <w:rsid w:val="00672007"/>
    <w:rsid w:val="006739BE"/>
    <w:rsid w:val="00675257"/>
    <w:rsid w:val="00676521"/>
    <w:rsid w:val="00676F43"/>
    <w:rsid w:val="00681700"/>
    <w:rsid w:val="00681948"/>
    <w:rsid w:val="00682234"/>
    <w:rsid w:val="00682B5D"/>
    <w:rsid w:val="006831D7"/>
    <w:rsid w:val="006835AB"/>
    <w:rsid w:val="0068418A"/>
    <w:rsid w:val="00690A8A"/>
    <w:rsid w:val="00690AC4"/>
    <w:rsid w:val="00691BCC"/>
    <w:rsid w:val="00692AE1"/>
    <w:rsid w:val="0069365F"/>
    <w:rsid w:val="0069614B"/>
    <w:rsid w:val="0069798C"/>
    <w:rsid w:val="006A543E"/>
    <w:rsid w:val="006A6129"/>
    <w:rsid w:val="006A630E"/>
    <w:rsid w:val="006B0A2F"/>
    <w:rsid w:val="006B39D7"/>
    <w:rsid w:val="006B66EB"/>
    <w:rsid w:val="006B6787"/>
    <w:rsid w:val="006B6EA0"/>
    <w:rsid w:val="006B77B7"/>
    <w:rsid w:val="006C113E"/>
    <w:rsid w:val="006C14F1"/>
    <w:rsid w:val="006C2CED"/>
    <w:rsid w:val="006C3494"/>
    <w:rsid w:val="006C471F"/>
    <w:rsid w:val="006C4BEA"/>
    <w:rsid w:val="006C4F43"/>
    <w:rsid w:val="006C6500"/>
    <w:rsid w:val="006C68F7"/>
    <w:rsid w:val="006C6D4E"/>
    <w:rsid w:val="006C744D"/>
    <w:rsid w:val="006D0512"/>
    <w:rsid w:val="006D6E2C"/>
    <w:rsid w:val="006E0F53"/>
    <w:rsid w:val="006E150B"/>
    <w:rsid w:val="006E1EFE"/>
    <w:rsid w:val="006E3B7D"/>
    <w:rsid w:val="006E5FFA"/>
    <w:rsid w:val="006E6C72"/>
    <w:rsid w:val="006E70A0"/>
    <w:rsid w:val="006F0623"/>
    <w:rsid w:val="006F38D1"/>
    <w:rsid w:val="006F7B53"/>
    <w:rsid w:val="0070134D"/>
    <w:rsid w:val="007029BE"/>
    <w:rsid w:val="0070409A"/>
    <w:rsid w:val="00707E81"/>
    <w:rsid w:val="00713F39"/>
    <w:rsid w:val="0071780C"/>
    <w:rsid w:val="00720792"/>
    <w:rsid w:val="007213CC"/>
    <w:rsid w:val="00722B4F"/>
    <w:rsid w:val="00723A80"/>
    <w:rsid w:val="00723FA2"/>
    <w:rsid w:val="007268DC"/>
    <w:rsid w:val="00726E32"/>
    <w:rsid w:val="007276F3"/>
    <w:rsid w:val="007302E5"/>
    <w:rsid w:val="00736012"/>
    <w:rsid w:val="0073728E"/>
    <w:rsid w:val="0074265B"/>
    <w:rsid w:val="007432EF"/>
    <w:rsid w:val="007450F8"/>
    <w:rsid w:val="00747018"/>
    <w:rsid w:val="007470F8"/>
    <w:rsid w:val="00747B74"/>
    <w:rsid w:val="00751469"/>
    <w:rsid w:val="00751E7D"/>
    <w:rsid w:val="00751E91"/>
    <w:rsid w:val="00751F9E"/>
    <w:rsid w:val="00755061"/>
    <w:rsid w:val="00755AA5"/>
    <w:rsid w:val="00756A5C"/>
    <w:rsid w:val="00760ED1"/>
    <w:rsid w:val="007613AD"/>
    <w:rsid w:val="00763166"/>
    <w:rsid w:val="0076624C"/>
    <w:rsid w:val="00766A63"/>
    <w:rsid w:val="0076750A"/>
    <w:rsid w:val="00767F07"/>
    <w:rsid w:val="00770976"/>
    <w:rsid w:val="0078163C"/>
    <w:rsid w:val="00783144"/>
    <w:rsid w:val="0078344C"/>
    <w:rsid w:val="007851F0"/>
    <w:rsid w:val="00786625"/>
    <w:rsid w:val="007874FE"/>
    <w:rsid w:val="007907E8"/>
    <w:rsid w:val="0079258C"/>
    <w:rsid w:val="00795396"/>
    <w:rsid w:val="007973CF"/>
    <w:rsid w:val="007A035C"/>
    <w:rsid w:val="007A0D38"/>
    <w:rsid w:val="007A1A79"/>
    <w:rsid w:val="007A21D6"/>
    <w:rsid w:val="007A744A"/>
    <w:rsid w:val="007A7651"/>
    <w:rsid w:val="007A7AC5"/>
    <w:rsid w:val="007A7E69"/>
    <w:rsid w:val="007B0EAD"/>
    <w:rsid w:val="007B140D"/>
    <w:rsid w:val="007B18AB"/>
    <w:rsid w:val="007B2088"/>
    <w:rsid w:val="007B2ABF"/>
    <w:rsid w:val="007B2B4E"/>
    <w:rsid w:val="007B3288"/>
    <w:rsid w:val="007B3A65"/>
    <w:rsid w:val="007B632A"/>
    <w:rsid w:val="007B73FC"/>
    <w:rsid w:val="007C1F8B"/>
    <w:rsid w:val="007C2A76"/>
    <w:rsid w:val="007C2C28"/>
    <w:rsid w:val="007C2E6A"/>
    <w:rsid w:val="007C62C6"/>
    <w:rsid w:val="007C64FE"/>
    <w:rsid w:val="007C7E15"/>
    <w:rsid w:val="007D0795"/>
    <w:rsid w:val="007D1D88"/>
    <w:rsid w:val="007D247F"/>
    <w:rsid w:val="007D33CD"/>
    <w:rsid w:val="007D3911"/>
    <w:rsid w:val="007D545E"/>
    <w:rsid w:val="007D652A"/>
    <w:rsid w:val="007D6B62"/>
    <w:rsid w:val="007E1FCB"/>
    <w:rsid w:val="007E2273"/>
    <w:rsid w:val="007E48C2"/>
    <w:rsid w:val="007E71ED"/>
    <w:rsid w:val="007E7858"/>
    <w:rsid w:val="007F0D99"/>
    <w:rsid w:val="007F10C6"/>
    <w:rsid w:val="007F195F"/>
    <w:rsid w:val="007F1EA3"/>
    <w:rsid w:val="007F1F56"/>
    <w:rsid w:val="007F2771"/>
    <w:rsid w:val="007F3B03"/>
    <w:rsid w:val="007F5327"/>
    <w:rsid w:val="007F7EBA"/>
    <w:rsid w:val="00803635"/>
    <w:rsid w:val="008059C7"/>
    <w:rsid w:val="0080611C"/>
    <w:rsid w:val="00806FED"/>
    <w:rsid w:val="00812855"/>
    <w:rsid w:val="00812FBE"/>
    <w:rsid w:val="00813E76"/>
    <w:rsid w:val="00822B36"/>
    <w:rsid w:val="00823932"/>
    <w:rsid w:val="00824096"/>
    <w:rsid w:val="00827C29"/>
    <w:rsid w:val="008307D0"/>
    <w:rsid w:val="0083117C"/>
    <w:rsid w:val="00833D9C"/>
    <w:rsid w:val="00833F35"/>
    <w:rsid w:val="00837BD9"/>
    <w:rsid w:val="00840D47"/>
    <w:rsid w:val="008410C1"/>
    <w:rsid w:val="00851CF5"/>
    <w:rsid w:val="0085541C"/>
    <w:rsid w:val="0085656B"/>
    <w:rsid w:val="008568E9"/>
    <w:rsid w:val="00857901"/>
    <w:rsid w:val="00857975"/>
    <w:rsid w:val="00857C52"/>
    <w:rsid w:val="0086127D"/>
    <w:rsid w:val="008617B2"/>
    <w:rsid w:val="008623E2"/>
    <w:rsid w:val="00862451"/>
    <w:rsid w:val="008656B6"/>
    <w:rsid w:val="00865AA2"/>
    <w:rsid w:val="0086669A"/>
    <w:rsid w:val="0087037D"/>
    <w:rsid w:val="00870D8E"/>
    <w:rsid w:val="008716AC"/>
    <w:rsid w:val="00871DFA"/>
    <w:rsid w:val="008725B3"/>
    <w:rsid w:val="00873549"/>
    <w:rsid w:val="00875F28"/>
    <w:rsid w:val="0087741F"/>
    <w:rsid w:val="00877B80"/>
    <w:rsid w:val="00880B6B"/>
    <w:rsid w:val="00881710"/>
    <w:rsid w:val="00881D2D"/>
    <w:rsid w:val="00886C4E"/>
    <w:rsid w:val="0088750C"/>
    <w:rsid w:val="00887726"/>
    <w:rsid w:val="00890A4F"/>
    <w:rsid w:val="00894CC7"/>
    <w:rsid w:val="008965B5"/>
    <w:rsid w:val="00896902"/>
    <w:rsid w:val="00896EB1"/>
    <w:rsid w:val="008A0E58"/>
    <w:rsid w:val="008A44B5"/>
    <w:rsid w:val="008A4982"/>
    <w:rsid w:val="008A5799"/>
    <w:rsid w:val="008A5ACA"/>
    <w:rsid w:val="008A68B9"/>
    <w:rsid w:val="008A6906"/>
    <w:rsid w:val="008A6C49"/>
    <w:rsid w:val="008A7E2C"/>
    <w:rsid w:val="008B0E83"/>
    <w:rsid w:val="008B26C3"/>
    <w:rsid w:val="008B36EE"/>
    <w:rsid w:val="008B3D4D"/>
    <w:rsid w:val="008B6553"/>
    <w:rsid w:val="008B7714"/>
    <w:rsid w:val="008C05B7"/>
    <w:rsid w:val="008C1C0A"/>
    <w:rsid w:val="008C5474"/>
    <w:rsid w:val="008C55B1"/>
    <w:rsid w:val="008C7DF6"/>
    <w:rsid w:val="008D320D"/>
    <w:rsid w:val="008D3D0E"/>
    <w:rsid w:val="008E0C2A"/>
    <w:rsid w:val="008E137B"/>
    <w:rsid w:val="008E1E73"/>
    <w:rsid w:val="008E25C4"/>
    <w:rsid w:val="008E42AF"/>
    <w:rsid w:val="008E63DC"/>
    <w:rsid w:val="008E6612"/>
    <w:rsid w:val="008F0732"/>
    <w:rsid w:val="008F384F"/>
    <w:rsid w:val="008F50FE"/>
    <w:rsid w:val="008F7F60"/>
    <w:rsid w:val="00901227"/>
    <w:rsid w:val="00904B3C"/>
    <w:rsid w:val="00905541"/>
    <w:rsid w:val="00906AE3"/>
    <w:rsid w:val="00906B7B"/>
    <w:rsid w:val="00910273"/>
    <w:rsid w:val="00911B30"/>
    <w:rsid w:val="00913CF3"/>
    <w:rsid w:val="00914FD7"/>
    <w:rsid w:val="0091509E"/>
    <w:rsid w:val="0091585F"/>
    <w:rsid w:val="00917E68"/>
    <w:rsid w:val="00920F35"/>
    <w:rsid w:val="00922233"/>
    <w:rsid w:val="00923C39"/>
    <w:rsid w:val="00926FFF"/>
    <w:rsid w:val="00930359"/>
    <w:rsid w:val="00930B6E"/>
    <w:rsid w:val="00930E9C"/>
    <w:rsid w:val="00932E4B"/>
    <w:rsid w:val="00935994"/>
    <w:rsid w:val="00940A5C"/>
    <w:rsid w:val="0094231D"/>
    <w:rsid w:val="00944C03"/>
    <w:rsid w:val="009469A2"/>
    <w:rsid w:val="00946C97"/>
    <w:rsid w:val="00947C92"/>
    <w:rsid w:val="00950141"/>
    <w:rsid w:val="009516C9"/>
    <w:rsid w:val="009518D4"/>
    <w:rsid w:val="00952088"/>
    <w:rsid w:val="00953BA9"/>
    <w:rsid w:val="009565B8"/>
    <w:rsid w:val="00957D33"/>
    <w:rsid w:val="00960188"/>
    <w:rsid w:val="00960276"/>
    <w:rsid w:val="00960DB7"/>
    <w:rsid w:val="009622D5"/>
    <w:rsid w:val="009710BF"/>
    <w:rsid w:val="00971C0D"/>
    <w:rsid w:val="009725A2"/>
    <w:rsid w:val="0097281F"/>
    <w:rsid w:val="00975DD3"/>
    <w:rsid w:val="00975DFB"/>
    <w:rsid w:val="00976D98"/>
    <w:rsid w:val="00981351"/>
    <w:rsid w:val="00984157"/>
    <w:rsid w:val="00984E72"/>
    <w:rsid w:val="00985935"/>
    <w:rsid w:val="00987628"/>
    <w:rsid w:val="00992976"/>
    <w:rsid w:val="009941C9"/>
    <w:rsid w:val="00994AF5"/>
    <w:rsid w:val="009950CE"/>
    <w:rsid w:val="009A05EC"/>
    <w:rsid w:val="009A1E2C"/>
    <w:rsid w:val="009A2007"/>
    <w:rsid w:val="009A5249"/>
    <w:rsid w:val="009A5406"/>
    <w:rsid w:val="009A58B3"/>
    <w:rsid w:val="009A6399"/>
    <w:rsid w:val="009A6A4D"/>
    <w:rsid w:val="009A72A2"/>
    <w:rsid w:val="009A73F3"/>
    <w:rsid w:val="009B1509"/>
    <w:rsid w:val="009B1A1A"/>
    <w:rsid w:val="009B2021"/>
    <w:rsid w:val="009B2D0C"/>
    <w:rsid w:val="009B4E99"/>
    <w:rsid w:val="009B5F8C"/>
    <w:rsid w:val="009B6BD7"/>
    <w:rsid w:val="009B6DD4"/>
    <w:rsid w:val="009B780F"/>
    <w:rsid w:val="009C0DEE"/>
    <w:rsid w:val="009C1864"/>
    <w:rsid w:val="009C29D3"/>
    <w:rsid w:val="009C36AF"/>
    <w:rsid w:val="009C6FA3"/>
    <w:rsid w:val="009D117A"/>
    <w:rsid w:val="009D2922"/>
    <w:rsid w:val="009D2EC6"/>
    <w:rsid w:val="009D311B"/>
    <w:rsid w:val="009D422F"/>
    <w:rsid w:val="009D48E1"/>
    <w:rsid w:val="009D6225"/>
    <w:rsid w:val="009D6967"/>
    <w:rsid w:val="009D756D"/>
    <w:rsid w:val="009D7591"/>
    <w:rsid w:val="009E0B5B"/>
    <w:rsid w:val="009E14BF"/>
    <w:rsid w:val="009E1F35"/>
    <w:rsid w:val="009E2A7A"/>
    <w:rsid w:val="009E324A"/>
    <w:rsid w:val="009E3FFC"/>
    <w:rsid w:val="009E451F"/>
    <w:rsid w:val="009E49D9"/>
    <w:rsid w:val="009E5C94"/>
    <w:rsid w:val="009E644E"/>
    <w:rsid w:val="009F2CFC"/>
    <w:rsid w:val="009F3520"/>
    <w:rsid w:val="009F779B"/>
    <w:rsid w:val="00A00231"/>
    <w:rsid w:val="00A0172A"/>
    <w:rsid w:val="00A01ED2"/>
    <w:rsid w:val="00A02858"/>
    <w:rsid w:val="00A02B6E"/>
    <w:rsid w:val="00A02BB9"/>
    <w:rsid w:val="00A03672"/>
    <w:rsid w:val="00A040CD"/>
    <w:rsid w:val="00A04246"/>
    <w:rsid w:val="00A04779"/>
    <w:rsid w:val="00A05E9B"/>
    <w:rsid w:val="00A06029"/>
    <w:rsid w:val="00A105A8"/>
    <w:rsid w:val="00A108FD"/>
    <w:rsid w:val="00A10CB4"/>
    <w:rsid w:val="00A10D63"/>
    <w:rsid w:val="00A11981"/>
    <w:rsid w:val="00A14A4B"/>
    <w:rsid w:val="00A1624B"/>
    <w:rsid w:val="00A17347"/>
    <w:rsid w:val="00A20399"/>
    <w:rsid w:val="00A210B7"/>
    <w:rsid w:val="00A21893"/>
    <w:rsid w:val="00A220F8"/>
    <w:rsid w:val="00A228A0"/>
    <w:rsid w:val="00A22B2E"/>
    <w:rsid w:val="00A23104"/>
    <w:rsid w:val="00A23B38"/>
    <w:rsid w:val="00A24766"/>
    <w:rsid w:val="00A26FCE"/>
    <w:rsid w:val="00A30A4C"/>
    <w:rsid w:val="00A31EC7"/>
    <w:rsid w:val="00A321F6"/>
    <w:rsid w:val="00A3254F"/>
    <w:rsid w:val="00A3360E"/>
    <w:rsid w:val="00A33914"/>
    <w:rsid w:val="00A33ACB"/>
    <w:rsid w:val="00A36103"/>
    <w:rsid w:val="00A3785D"/>
    <w:rsid w:val="00A37C29"/>
    <w:rsid w:val="00A40771"/>
    <w:rsid w:val="00A40B39"/>
    <w:rsid w:val="00A40C8A"/>
    <w:rsid w:val="00A41A17"/>
    <w:rsid w:val="00A41A50"/>
    <w:rsid w:val="00A43A52"/>
    <w:rsid w:val="00A43E84"/>
    <w:rsid w:val="00A46356"/>
    <w:rsid w:val="00A4756B"/>
    <w:rsid w:val="00A512D0"/>
    <w:rsid w:val="00A51C3F"/>
    <w:rsid w:val="00A53AB3"/>
    <w:rsid w:val="00A54F62"/>
    <w:rsid w:val="00A552F9"/>
    <w:rsid w:val="00A5575D"/>
    <w:rsid w:val="00A577DA"/>
    <w:rsid w:val="00A61331"/>
    <w:rsid w:val="00A61369"/>
    <w:rsid w:val="00A62647"/>
    <w:rsid w:val="00A664EE"/>
    <w:rsid w:val="00A66625"/>
    <w:rsid w:val="00A668A1"/>
    <w:rsid w:val="00A67E21"/>
    <w:rsid w:val="00A705DE"/>
    <w:rsid w:val="00A70D15"/>
    <w:rsid w:val="00A728C8"/>
    <w:rsid w:val="00A743A6"/>
    <w:rsid w:val="00A74A5D"/>
    <w:rsid w:val="00A74E5E"/>
    <w:rsid w:val="00A75BC3"/>
    <w:rsid w:val="00A82A52"/>
    <w:rsid w:val="00A82F4A"/>
    <w:rsid w:val="00A8300C"/>
    <w:rsid w:val="00A8343E"/>
    <w:rsid w:val="00A9065C"/>
    <w:rsid w:val="00A9080B"/>
    <w:rsid w:val="00A91CB4"/>
    <w:rsid w:val="00A93B32"/>
    <w:rsid w:val="00A9408D"/>
    <w:rsid w:val="00A94CC7"/>
    <w:rsid w:val="00A9551E"/>
    <w:rsid w:val="00A95BFE"/>
    <w:rsid w:val="00A96346"/>
    <w:rsid w:val="00A965ED"/>
    <w:rsid w:val="00A967AC"/>
    <w:rsid w:val="00A971AF"/>
    <w:rsid w:val="00A978A0"/>
    <w:rsid w:val="00AA1113"/>
    <w:rsid w:val="00AA131F"/>
    <w:rsid w:val="00AA526B"/>
    <w:rsid w:val="00AA68F6"/>
    <w:rsid w:val="00AA6CA8"/>
    <w:rsid w:val="00AA6CAF"/>
    <w:rsid w:val="00AA7895"/>
    <w:rsid w:val="00AA78FE"/>
    <w:rsid w:val="00AB035A"/>
    <w:rsid w:val="00AB143C"/>
    <w:rsid w:val="00AB4E4F"/>
    <w:rsid w:val="00AB54F4"/>
    <w:rsid w:val="00AB60D2"/>
    <w:rsid w:val="00AB6448"/>
    <w:rsid w:val="00AB6763"/>
    <w:rsid w:val="00AB6FF5"/>
    <w:rsid w:val="00AC1876"/>
    <w:rsid w:val="00AC1A40"/>
    <w:rsid w:val="00AC1C5E"/>
    <w:rsid w:val="00AC267A"/>
    <w:rsid w:val="00AC48F1"/>
    <w:rsid w:val="00AC52CF"/>
    <w:rsid w:val="00AC5379"/>
    <w:rsid w:val="00AC715D"/>
    <w:rsid w:val="00AC72B8"/>
    <w:rsid w:val="00AD1CE1"/>
    <w:rsid w:val="00AD2787"/>
    <w:rsid w:val="00AD2994"/>
    <w:rsid w:val="00AD344E"/>
    <w:rsid w:val="00AD4703"/>
    <w:rsid w:val="00AD6EFE"/>
    <w:rsid w:val="00AD7CDB"/>
    <w:rsid w:val="00AE0011"/>
    <w:rsid w:val="00AE017E"/>
    <w:rsid w:val="00AE0891"/>
    <w:rsid w:val="00AE13FA"/>
    <w:rsid w:val="00AE3AD5"/>
    <w:rsid w:val="00AE4B38"/>
    <w:rsid w:val="00AE62FF"/>
    <w:rsid w:val="00AF00B6"/>
    <w:rsid w:val="00AF0900"/>
    <w:rsid w:val="00AF102F"/>
    <w:rsid w:val="00AF2151"/>
    <w:rsid w:val="00AF29CC"/>
    <w:rsid w:val="00AF457E"/>
    <w:rsid w:val="00AF541E"/>
    <w:rsid w:val="00AF5446"/>
    <w:rsid w:val="00AF7531"/>
    <w:rsid w:val="00B00D71"/>
    <w:rsid w:val="00B01DFF"/>
    <w:rsid w:val="00B02304"/>
    <w:rsid w:val="00B041F8"/>
    <w:rsid w:val="00B067FD"/>
    <w:rsid w:val="00B0758A"/>
    <w:rsid w:val="00B07A29"/>
    <w:rsid w:val="00B114BD"/>
    <w:rsid w:val="00B121B0"/>
    <w:rsid w:val="00B13C0B"/>
    <w:rsid w:val="00B14F48"/>
    <w:rsid w:val="00B16375"/>
    <w:rsid w:val="00B17C09"/>
    <w:rsid w:val="00B20031"/>
    <w:rsid w:val="00B238DC"/>
    <w:rsid w:val="00B23BAD"/>
    <w:rsid w:val="00B23BB8"/>
    <w:rsid w:val="00B23FA3"/>
    <w:rsid w:val="00B24ABF"/>
    <w:rsid w:val="00B252BC"/>
    <w:rsid w:val="00B25924"/>
    <w:rsid w:val="00B30B8C"/>
    <w:rsid w:val="00B31CF0"/>
    <w:rsid w:val="00B3250E"/>
    <w:rsid w:val="00B32B49"/>
    <w:rsid w:val="00B3327D"/>
    <w:rsid w:val="00B34113"/>
    <w:rsid w:val="00B37555"/>
    <w:rsid w:val="00B37C4C"/>
    <w:rsid w:val="00B408D3"/>
    <w:rsid w:val="00B41F43"/>
    <w:rsid w:val="00B44FA6"/>
    <w:rsid w:val="00B5159E"/>
    <w:rsid w:val="00B537C3"/>
    <w:rsid w:val="00B549AC"/>
    <w:rsid w:val="00B54C32"/>
    <w:rsid w:val="00B55DF6"/>
    <w:rsid w:val="00B5649A"/>
    <w:rsid w:val="00B56878"/>
    <w:rsid w:val="00B603A6"/>
    <w:rsid w:val="00B60AE7"/>
    <w:rsid w:val="00B63943"/>
    <w:rsid w:val="00B645B1"/>
    <w:rsid w:val="00B65377"/>
    <w:rsid w:val="00B6596B"/>
    <w:rsid w:val="00B715C4"/>
    <w:rsid w:val="00B71788"/>
    <w:rsid w:val="00B73B2D"/>
    <w:rsid w:val="00B74BF1"/>
    <w:rsid w:val="00B77257"/>
    <w:rsid w:val="00B802DA"/>
    <w:rsid w:val="00B8063A"/>
    <w:rsid w:val="00B80669"/>
    <w:rsid w:val="00B810CE"/>
    <w:rsid w:val="00B82C6E"/>
    <w:rsid w:val="00B82CF7"/>
    <w:rsid w:val="00B8587A"/>
    <w:rsid w:val="00B86FFA"/>
    <w:rsid w:val="00B905E9"/>
    <w:rsid w:val="00B91B05"/>
    <w:rsid w:val="00B93BAC"/>
    <w:rsid w:val="00B9527B"/>
    <w:rsid w:val="00B9593E"/>
    <w:rsid w:val="00B961A1"/>
    <w:rsid w:val="00B96733"/>
    <w:rsid w:val="00BA0289"/>
    <w:rsid w:val="00BA0580"/>
    <w:rsid w:val="00BA06E6"/>
    <w:rsid w:val="00BA2C50"/>
    <w:rsid w:val="00BA3FA8"/>
    <w:rsid w:val="00BA6B50"/>
    <w:rsid w:val="00BA718D"/>
    <w:rsid w:val="00BA77FC"/>
    <w:rsid w:val="00BB1761"/>
    <w:rsid w:val="00BB18A2"/>
    <w:rsid w:val="00BB6135"/>
    <w:rsid w:val="00BB6C2A"/>
    <w:rsid w:val="00BC1030"/>
    <w:rsid w:val="00BC171C"/>
    <w:rsid w:val="00BC18DB"/>
    <w:rsid w:val="00BC1E4E"/>
    <w:rsid w:val="00BC1E83"/>
    <w:rsid w:val="00BC2B3C"/>
    <w:rsid w:val="00BC47E7"/>
    <w:rsid w:val="00BD1350"/>
    <w:rsid w:val="00BD1662"/>
    <w:rsid w:val="00BD1B13"/>
    <w:rsid w:val="00BD3845"/>
    <w:rsid w:val="00BD4751"/>
    <w:rsid w:val="00BD5998"/>
    <w:rsid w:val="00BD6CE9"/>
    <w:rsid w:val="00BD71EE"/>
    <w:rsid w:val="00BD799F"/>
    <w:rsid w:val="00BE0395"/>
    <w:rsid w:val="00BE0AE6"/>
    <w:rsid w:val="00BE0AE7"/>
    <w:rsid w:val="00BE0B3B"/>
    <w:rsid w:val="00BE10AA"/>
    <w:rsid w:val="00BE1321"/>
    <w:rsid w:val="00BE1415"/>
    <w:rsid w:val="00BE1C45"/>
    <w:rsid w:val="00BE2066"/>
    <w:rsid w:val="00BE295F"/>
    <w:rsid w:val="00BE29D4"/>
    <w:rsid w:val="00BE37A3"/>
    <w:rsid w:val="00BE5165"/>
    <w:rsid w:val="00BE5D3B"/>
    <w:rsid w:val="00BE6660"/>
    <w:rsid w:val="00BE6E8A"/>
    <w:rsid w:val="00BF0226"/>
    <w:rsid w:val="00BF13C6"/>
    <w:rsid w:val="00BF20A1"/>
    <w:rsid w:val="00BF3F46"/>
    <w:rsid w:val="00BF47D7"/>
    <w:rsid w:val="00BF49B5"/>
    <w:rsid w:val="00BF6076"/>
    <w:rsid w:val="00C01882"/>
    <w:rsid w:val="00C02121"/>
    <w:rsid w:val="00C0282B"/>
    <w:rsid w:val="00C0283C"/>
    <w:rsid w:val="00C028C5"/>
    <w:rsid w:val="00C03737"/>
    <w:rsid w:val="00C04950"/>
    <w:rsid w:val="00C04FA4"/>
    <w:rsid w:val="00C05A09"/>
    <w:rsid w:val="00C0763B"/>
    <w:rsid w:val="00C1094A"/>
    <w:rsid w:val="00C119FA"/>
    <w:rsid w:val="00C11E45"/>
    <w:rsid w:val="00C12638"/>
    <w:rsid w:val="00C12833"/>
    <w:rsid w:val="00C12F9C"/>
    <w:rsid w:val="00C1390D"/>
    <w:rsid w:val="00C21304"/>
    <w:rsid w:val="00C21E52"/>
    <w:rsid w:val="00C251AF"/>
    <w:rsid w:val="00C2568D"/>
    <w:rsid w:val="00C26EBC"/>
    <w:rsid w:val="00C27677"/>
    <w:rsid w:val="00C30520"/>
    <w:rsid w:val="00C328C0"/>
    <w:rsid w:val="00C32C95"/>
    <w:rsid w:val="00C3383B"/>
    <w:rsid w:val="00C35B46"/>
    <w:rsid w:val="00C3773E"/>
    <w:rsid w:val="00C41789"/>
    <w:rsid w:val="00C41820"/>
    <w:rsid w:val="00C4327F"/>
    <w:rsid w:val="00C43744"/>
    <w:rsid w:val="00C44FA4"/>
    <w:rsid w:val="00C464FC"/>
    <w:rsid w:val="00C47608"/>
    <w:rsid w:val="00C501AF"/>
    <w:rsid w:val="00C508B8"/>
    <w:rsid w:val="00C51545"/>
    <w:rsid w:val="00C516FF"/>
    <w:rsid w:val="00C53D6A"/>
    <w:rsid w:val="00C53F75"/>
    <w:rsid w:val="00C5447D"/>
    <w:rsid w:val="00C54D76"/>
    <w:rsid w:val="00C56847"/>
    <w:rsid w:val="00C56E03"/>
    <w:rsid w:val="00C56E6F"/>
    <w:rsid w:val="00C57C08"/>
    <w:rsid w:val="00C57DBF"/>
    <w:rsid w:val="00C57EFB"/>
    <w:rsid w:val="00C60386"/>
    <w:rsid w:val="00C60A22"/>
    <w:rsid w:val="00C60AAF"/>
    <w:rsid w:val="00C6279C"/>
    <w:rsid w:val="00C6377E"/>
    <w:rsid w:val="00C64ECF"/>
    <w:rsid w:val="00C65168"/>
    <w:rsid w:val="00C70E2C"/>
    <w:rsid w:val="00C715E9"/>
    <w:rsid w:val="00C717AB"/>
    <w:rsid w:val="00C722D8"/>
    <w:rsid w:val="00C7291C"/>
    <w:rsid w:val="00C744D0"/>
    <w:rsid w:val="00C76AFE"/>
    <w:rsid w:val="00C8196E"/>
    <w:rsid w:val="00C84280"/>
    <w:rsid w:val="00C91461"/>
    <w:rsid w:val="00C929FB"/>
    <w:rsid w:val="00C92D99"/>
    <w:rsid w:val="00C94A23"/>
    <w:rsid w:val="00C952BD"/>
    <w:rsid w:val="00C95E09"/>
    <w:rsid w:val="00C968E1"/>
    <w:rsid w:val="00C97B40"/>
    <w:rsid w:val="00CA0B17"/>
    <w:rsid w:val="00CA2130"/>
    <w:rsid w:val="00CA26C2"/>
    <w:rsid w:val="00CA2FCB"/>
    <w:rsid w:val="00CA3D6A"/>
    <w:rsid w:val="00CA41AD"/>
    <w:rsid w:val="00CA4AB8"/>
    <w:rsid w:val="00CA706E"/>
    <w:rsid w:val="00CB0032"/>
    <w:rsid w:val="00CB3615"/>
    <w:rsid w:val="00CB44DC"/>
    <w:rsid w:val="00CB5F3E"/>
    <w:rsid w:val="00CC0637"/>
    <w:rsid w:val="00CC14F7"/>
    <w:rsid w:val="00CC3255"/>
    <w:rsid w:val="00CC4319"/>
    <w:rsid w:val="00CC53C9"/>
    <w:rsid w:val="00CC72B5"/>
    <w:rsid w:val="00CD2E27"/>
    <w:rsid w:val="00CD3630"/>
    <w:rsid w:val="00CD3DE7"/>
    <w:rsid w:val="00CD5AB8"/>
    <w:rsid w:val="00CD639F"/>
    <w:rsid w:val="00CD6D46"/>
    <w:rsid w:val="00CE08BD"/>
    <w:rsid w:val="00CE13C8"/>
    <w:rsid w:val="00CE2306"/>
    <w:rsid w:val="00CE24BB"/>
    <w:rsid w:val="00CE3E6D"/>
    <w:rsid w:val="00CE4103"/>
    <w:rsid w:val="00CE5C2F"/>
    <w:rsid w:val="00CE6187"/>
    <w:rsid w:val="00CE66BE"/>
    <w:rsid w:val="00CE71EA"/>
    <w:rsid w:val="00CE7AA1"/>
    <w:rsid w:val="00CF09E6"/>
    <w:rsid w:val="00CF11C5"/>
    <w:rsid w:val="00CF6AF6"/>
    <w:rsid w:val="00D02C02"/>
    <w:rsid w:val="00D02ED6"/>
    <w:rsid w:val="00D03901"/>
    <w:rsid w:val="00D06009"/>
    <w:rsid w:val="00D077A5"/>
    <w:rsid w:val="00D10FE7"/>
    <w:rsid w:val="00D12E8C"/>
    <w:rsid w:val="00D13503"/>
    <w:rsid w:val="00D146B5"/>
    <w:rsid w:val="00D1476B"/>
    <w:rsid w:val="00D14C1D"/>
    <w:rsid w:val="00D14E52"/>
    <w:rsid w:val="00D20085"/>
    <w:rsid w:val="00D20ADF"/>
    <w:rsid w:val="00D20F73"/>
    <w:rsid w:val="00D21617"/>
    <w:rsid w:val="00D21ED4"/>
    <w:rsid w:val="00D21FF9"/>
    <w:rsid w:val="00D220E3"/>
    <w:rsid w:val="00D22BBD"/>
    <w:rsid w:val="00D2362F"/>
    <w:rsid w:val="00D24930"/>
    <w:rsid w:val="00D24B47"/>
    <w:rsid w:val="00D2608D"/>
    <w:rsid w:val="00D274C6"/>
    <w:rsid w:val="00D30FCA"/>
    <w:rsid w:val="00D3452D"/>
    <w:rsid w:val="00D354B6"/>
    <w:rsid w:val="00D360E2"/>
    <w:rsid w:val="00D36A5D"/>
    <w:rsid w:val="00D37EBE"/>
    <w:rsid w:val="00D407BB"/>
    <w:rsid w:val="00D40A4E"/>
    <w:rsid w:val="00D41850"/>
    <w:rsid w:val="00D42BA0"/>
    <w:rsid w:val="00D43C8B"/>
    <w:rsid w:val="00D46F8C"/>
    <w:rsid w:val="00D502F8"/>
    <w:rsid w:val="00D51087"/>
    <w:rsid w:val="00D51106"/>
    <w:rsid w:val="00D51807"/>
    <w:rsid w:val="00D5279E"/>
    <w:rsid w:val="00D52BB6"/>
    <w:rsid w:val="00D536D0"/>
    <w:rsid w:val="00D558BD"/>
    <w:rsid w:val="00D558FC"/>
    <w:rsid w:val="00D57CDE"/>
    <w:rsid w:val="00D60B3D"/>
    <w:rsid w:val="00D63ABF"/>
    <w:rsid w:val="00D65CF2"/>
    <w:rsid w:val="00D706B8"/>
    <w:rsid w:val="00D72045"/>
    <w:rsid w:val="00D731E6"/>
    <w:rsid w:val="00D73CBC"/>
    <w:rsid w:val="00D74484"/>
    <w:rsid w:val="00D76D69"/>
    <w:rsid w:val="00D8141C"/>
    <w:rsid w:val="00D84E56"/>
    <w:rsid w:val="00D86239"/>
    <w:rsid w:val="00D86AF2"/>
    <w:rsid w:val="00D86D43"/>
    <w:rsid w:val="00D9144C"/>
    <w:rsid w:val="00D91980"/>
    <w:rsid w:val="00D9326B"/>
    <w:rsid w:val="00D932EC"/>
    <w:rsid w:val="00D94725"/>
    <w:rsid w:val="00D948D9"/>
    <w:rsid w:val="00D9553B"/>
    <w:rsid w:val="00D95BF4"/>
    <w:rsid w:val="00D96F7E"/>
    <w:rsid w:val="00DA1863"/>
    <w:rsid w:val="00DA18D1"/>
    <w:rsid w:val="00DA2F47"/>
    <w:rsid w:val="00DA4425"/>
    <w:rsid w:val="00DA470E"/>
    <w:rsid w:val="00DA6D2F"/>
    <w:rsid w:val="00DA787D"/>
    <w:rsid w:val="00DB1869"/>
    <w:rsid w:val="00DB1AF8"/>
    <w:rsid w:val="00DB1F54"/>
    <w:rsid w:val="00DB2014"/>
    <w:rsid w:val="00DB28D8"/>
    <w:rsid w:val="00DB3E9C"/>
    <w:rsid w:val="00DB5E14"/>
    <w:rsid w:val="00DB6CD4"/>
    <w:rsid w:val="00DC07B3"/>
    <w:rsid w:val="00DC1487"/>
    <w:rsid w:val="00DC14AF"/>
    <w:rsid w:val="00DC280B"/>
    <w:rsid w:val="00DC3370"/>
    <w:rsid w:val="00DC605F"/>
    <w:rsid w:val="00DC6522"/>
    <w:rsid w:val="00DC7146"/>
    <w:rsid w:val="00DC71DC"/>
    <w:rsid w:val="00DD25C7"/>
    <w:rsid w:val="00DD33BB"/>
    <w:rsid w:val="00DD3AFD"/>
    <w:rsid w:val="00DD5676"/>
    <w:rsid w:val="00DD6733"/>
    <w:rsid w:val="00DE2533"/>
    <w:rsid w:val="00DE2A8E"/>
    <w:rsid w:val="00DE2C8E"/>
    <w:rsid w:val="00DE34F1"/>
    <w:rsid w:val="00DE350A"/>
    <w:rsid w:val="00DE3966"/>
    <w:rsid w:val="00DE48AA"/>
    <w:rsid w:val="00DE50BA"/>
    <w:rsid w:val="00DE5C6A"/>
    <w:rsid w:val="00DE5E88"/>
    <w:rsid w:val="00DE6B3E"/>
    <w:rsid w:val="00DF0989"/>
    <w:rsid w:val="00DF1566"/>
    <w:rsid w:val="00DF186F"/>
    <w:rsid w:val="00DF2165"/>
    <w:rsid w:val="00DF32C3"/>
    <w:rsid w:val="00DF3471"/>
    <w:rsid w:val="00DF3A98"/>
    <w:rsid w:val="00DF57C6"/>
    <w:rsid w:val="00DF5B44"/>
    <w:rsid w:val="00DF630B"/>
    <w:rsid w:val="00DF7D57"/>
    <w:rsid w:val="00DF7FC6"/>
    <w:rsid w:val="00E004AE"/>
    <w:rsid w:val="00E01EC3"/>
    <w:rsid w:val="00E028B4"/>
    <w:rsid w:val="00E0479F"/>
    <w:rsid w:val="00E05479"/>
    <w:rsid w:val="00E07061"/>
    <w:rsid w:val="00E07F98"/>
    <w:rsid w:val="00E10ADE"/>
    <w:rsid w:val="00E110DE"/>
    <w:rsid w:val="00E141CB"/>
    <w:rsid w:val="00E15D60"/>
    <w:rsid w:val="00E15EF4"/>
    <w:rsid w:val="00E2266C"/>
    <w:rsid w:val="00E2273E"/>
    <w:rsid w:val="00E26705"/>
    <w:rsid w:val="00E32540"/>
    <w:rsid w:val="00E34DEF"/>
    <w:rsid w:val="00E35A20"/>
    <w:rsid w:val="00E36134"/>
    <w:rsid w:val="00E36B52"/>
    <w:rsid w:val="00E4093D"/>
    <w:rsid w:val="00E40FF0"/>
    <w:rsid w:val="00E423AE"/>
    <w:rsid w:val="00E44E64"/>
    <w:rsid w:val="00E4530A"/>
    <w:rsid w:val="00E4561C"/>
    <w:rsid w:val="00E45B05"/>
    <w:rsid w:val="00E462DE"/>
    <w:rsid w:val="00E465BC"/>
    <w:rsid w:val="00E46A2E"/>
    <w:rsid w:val="00E47AD0"/>
    <w:rsid w:val="00E47BAD"/>
    <w:rsid w:val="00E50383"/>
    <w:rsid w:val="00E50CBB"/>
    <w:rsid w:val="00E53F5D"/>
    <w:rsid w:val="00E547DA"/>
    <w:rsid w:val="00E54901"/>
    <w:rsid w:val="00E54B25"/>
    <w:rsid w:val="00E54BF1"/>
    <w:rsid w:val="00E54FD0"/>
    <w:rsid w:val="00E56632"/>
    <w:rsid w:val="00E6465F"/>
    <w:rsid w:val="00E64D54"/>
    <w:rsid w:val="00E65292"/>
    <w:rsid w:val="00E65EBF"/>
    <w:rsid w:val="00E66E68"/>
    <w:rsid w:val="00E706D8"/>
    <w:rsid w:val="00E714B9"/>
    <w:rsid w:val="00E728BD"/>
    <w:rsid w:val="00E72F00"/>
    <w:rsid w:val="00E7340B"/>
    <w:rsid w:val="00E73E5A"/>
    <w:rsid w:val="00E7530F"/>
    <w:rsid w:val="00E75714"/>
    <w:rsid w:val="00E75CC6"/>
    <w:rsid w:val="00E774F0"/>
    <w:rsid w:val="00E77FDD"/>
    <w:rsid w:val="00E813BA"/>
    <w:rsid w:val="00E813D9"/>
    <w:rsid w:val="00E8249C"/>
    <w:rsid w:val="00E824E3"/>
    <w:rsid w:val="00E83511"/>
    <w:rsid w:val="00E84572"/>
    <w:rsid w:val="00E845DD"/>
    <w:rsid w:val="00E87773"/>
    <w:rsid w:val="00E92287"/>
    <w:rsid w:val="00E94619"/>
    <w:rsid w:val="00E961D5"/>
    <w:rsid w:val="00EA0855"/>
    <w:rsid w:val="00EA2442"/>
    <w:rsid w:val="00EA2856"/>
    <w:rsid w:val="00EA456E"/>
    <w:rsid w:val="00EA5C97"/>
    <w:rsid w:val="00EA617C"/>
    <w:rsid w:val="00EA6CE8"/>
    <w:rsid w:val="00EA79E3"/>
    <w:rsid w:val="00EB1AAC"/>
    <w:rsid w:val="00EB285A"/>
    <w:rsid w:val="00EB2985"/>
    <w:rsid w:val="00EB3D2C"/>
    <w:rsid w:val="00EB60C5"/>
    <w:rsid w:val="00EB7295"/>
    <w:rsid w:val="00EC0AC9"/>
    <w:rsid w:val="00EC0CFA"/>
    <w:rsid w:val="00EC0FD3"/>
    <w:rsid w:val="00EC1246"/>
    <w:rsid w:val="00EC1C83"/>
    <w:rsid w:val="00EC41D2"/>
    <w:rsid w:val="00EC45DE"/>
    <w:rsid w:val="00EC59D3"/>
    <w:rsid w:val="00EC6B23"/>
    <w:rsid w:val="00EC6E59"/>
    <w:rsid w:val="00EC72EA"/>
    <w:rsid w:val="00ED024F"/>
    <w:rsid w:val="00ED432E"/>
    <w:rsid w:val="00ED4D33"/>
    <w:rsid w:val="00ED4F56"/>
    <w:rsid w:val="00ED63B8"/>
    <w:rsid w:val="00EE1D74"/>
    <w:rsid w:val="00EE1FC6"/>
    <w:rsid w:val="00EE4042"/>
    <w:rsid w:val="00EE52C8"/>
    <w:rsid w:val="00EF4A2B"/>
    <w:rsid w:val="00EF6816"/>
    <w:rsid w:val="00F00DA0"/>
    <w:rsid w:val="00F01335"/>
    <w:rsid w:val="00F01C36"/>
    <w:rsid w:val="00F01D0A"/>
    <w:rsid w:val="00F03ED4"/>
    <w:rsid w:val="00F0461F"/>
    <w:rsid w:val="00F04A09"/>
    <w:rsid w:val="00F0580A"/>
    <w:rsid w:val="00F05C57"/>
    <w:rsid w:val="00F06D33"/>
    <w:rsid w:val="00F076A7"/>
    <w:rsid w:val="00F101BF"/>
    <w:rsid w:val="00F12E9B"/>
    <w:rsid w:val="00F140DB"/>
    <w:rsid w:val="00F146B9"/>
    <w:rsid w:val="00F15051"/>
    <w:rsid w:val="00F16C20"/>
    <w:rsid w:val="00F16F96"/>
    <w:rsid w:val="00F171E9"/>
    <w:rsid w:val="00F17560"/>
    <w:rsid w:val="00F17C3B"/>
    <w:rsid w:val="00F20120"/>
    <w:rsid w:val="00F21162"/>
    <w:rsid w:val="00F22428"/>
    <w:rsid w:val="00F2330B"/>
    <w:rsid w:val="00F23EA5"/>
    <w:rsid w:val="00F24B7C"/>
    <w:rsid w:val="00F2510C"/>
    <w:rsid w:val="00F253CF"/>
    <w:rsid w:val="00F302CD"/>
    <w:rsid w:val="00F324B9"/>
    <w:rsid w:val="00F3250F"/>
    <w:rsid w:val="00F327EA"/>
    <w:rsid w:val="00F3609E"/>
    <w:rsid w:val="00F363CD"/>
    <w:rsid w:val="00F36F39"/>
    <w:rsid w:val="00F37AA4"/>
    <w:rsid w:val="00F417C0"/>
    <w:rsid w:val="00F50276"/>
    <w:rsid w:val="00F54CD0"/>
    <w:rsid w:val="00F55068"/>
    <w:rsid w:val="00F55483"/>
    <w:rsid w:val="00F558EF"/>
    <w:rsid w:val="00F56F77"/>
    <w:rsid w:val="00F571F5"/>
    <w:rsid w:val="00F57291"/>
    <w:rsid w:val="00F61DD8"/>
    <w:rsid w:val="00F628D0"/>
    <w:rsid w:val="00F6499E"/>
    <w:rsid w:val="00F656DD"/>
    <w:rsid w:val="00F71231"/>
    <w:rsid w:val="00F7694D"/>
    <w:rsid w:val="00F8027C"/>
    <w:rsid w:val="00F811BE"/>
    <w:rsid w:val="00F81AAE"/>
    <w:rsid w:val="00F81B81"/>
    <w:rsid w:val="00F82262"/>
    <w:rsid w:val="00F83BE8"/>
    <w:rsid w:val="00F84AE9"/>
    <w:rsid w:val="00F869E1"/>
    <w:rsid w:val="00F90823"/>
    <w:rsid w:val="00F909B5"/>
    <w:rsid w:val="00F90F06"/>
    <w:rsid w:val="00F9151B"/>
    <w:rsid w:val="00F929E6"/>
    <w:rsid w:val="00F92C17"/>
    <w:rsid w:val="00F93530"/>
    <w:rsid w:val="00F95070"/>
    <w:rsid w:val="00FA0D14"/>
    <w:rsid w:val="00FA3409"/>
    <w:rsid w:val="00FA3780"/>
    <w:rsid w:val="00FA3F2E"/>
    <w:rsid w:val="00FA3F6E"/>
    <w:rsid w:val="00FA571C"/>
    <w:rsid w:val="00FA5992"/>
    <w:rsid w:val="00FA6CFB"/>
    <w:rsid w:val="00FA7022"/>
    <w:rsid w:val="00FB2EDA"/>
    <w:rsid w:val="00FB4CF3"/>
    <w:rsid w:val="00FB5C5C"/>
    <w:rsid w:val="00FB7E51"/>
    <w:rsid w:val="00FC21BB"/>
    <w:rsid w:val="00FC248A"/>
    <w:rsid w:val="00FC2D41"/>
    <w:rsid w:val="00FC3753"/>
    <w:rsid w:val="00FC48B6"/>
    <w:rsid w:val="00FC5647"/>
    <w:rsid w:val="00FC5DA1"/>
    <w:rsid w:val="00FC651F"/>
    <w:rsid w:val="00FD3344"/>
    <w:rsid w:val="00FD4D1A"/>
    <w:rsid w:val="00FD5B2E"/>
    <w:rsid w:val="00FD61EF"/>
    <w:rsid w:val="00FD63F5"/>
    <w:rsid w:val="00FE1313"/>
    <w:rsid w:val="00FE2855"/>
    <w:rsid w:val="00FE42CB"/>
    <w:rsid w:val="00FE5685"/>
    <w:rsid w:val="00FE5930"/>
    <w:rsid w:val="00FE61E6"/>
    <w:rsid w:val="00FE7435"/>
    <w:rsid w:val="00FF01FE"/>
    <w:rsid w:val="00FF05A6"/>
    <w:rsid w:val="00FF0945"/>
    <w:rsid w:val="00FF30C6"/>
    <w:rsid w:val="00FF31BE"/>
    <w:rsid w:val="00FF3631"/>
    <w:rsid w:val="00FF39E8"/>
    <w:rsid w:val="00FF3F1A"/>
    <w:rsid w:val="00FF600F"/>
    <w:rsid w:val="00FF6C78"/>
    <w:rsid w:val="542A8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BF7E4F"/>
  <w15:docId w15:val="{2F722B11-29C8-43EE-B463-F0BE146C128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 wp14">
  <w:docDefaults>
    <w:rPrDefault>
      <w:rPr>
        <w:rFonts w:ascii="Segoe UI Light" w:hAnsi="Segoe UI Light" w:eastAsiaTheme="minorHAnsi" w:cstheme="minorBidi"/>
        <w:lang w:val="en-US" w:eastAsia="en-US" w:bidi="ar-SA"/>
      </w:rPr>
    </w:rPrDefault>
    <w:pPrDefault>
      <w:pPr>
        <w:spacing w:before="12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uiPriority="9" w:semiHidden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11" w:semiHidden="1" w:unhideWhenUsed="1"/>
    <w:lsdException w:name="footer" w:uiPriority="11" w:semiHidden="1" w:unhideWhenUsed="1"/>
    <w:lsdException w:name="index heading" w:semiHidden="1" w:unhideWhenUsed="1"/>
    <w:lsdException w:name="caption" w:uiPriority="10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1" w:semiHidden="1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semiHidden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semiHidden="1" w:qFormat="1"/>
    <w:lsdException w:name="Emphasis" w:uiPriority="20" w:semiHidden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1" w:qFormat="1"/>
    <w:lsdException w:name="Quote" w:uiPriority="0" w:semiHidden="1" w:qFormat="1"/>
    <w:lsdException w:name="Intense Quote" w:uiPriority="30" w:semiHidden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semiHidden="1" w:qFormat="1"/>
    <w:lsdException w:name="Intense Emphasis" w:uiPriority="21" w:semiHidden="1" w:qFormat="1"/>
    <w:lsdException w:name="Subtle Reference" w:uiPriority="31" w:semiHidden="1" w:qFormat="1"/>
    <w:lsdException w:name="Intense Reference" w:uiPriority="32" w:semiHidden="1" w:qFormat="1"/>
    <w:lsdException w:name="Book Title" w:uiPriority="33" w:semiHidden="1" w:qFormat="1"/>
    <w:lsdException w:name="Bibliography" w:uiPriority="37" w:semiHidden="1" w:unhideWhenUsed="1"/>
    <w:lsdException w:name="TOC Heading" w:uiPriority="12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uiPriority w:val="1"/>
    <w:qFormat/>
    <w:rsid w:val="00E94619"/>
    <w:pPr>
      <w:numPr>
        <w:numId w:val="13"/>
      </w:numPr>
    </w:pPr>
    <w:rPr>
      <w:rFonts w:ascii="Segoe UI Semilight" w:hAnsi="Segoe UI Semilight"/>
    </w:rPr>
  </w:style>
  <w:style w:type="paragraph" w:styleId="Heading1">
    <w:name w:val="heading 1"/>
    <w:basedOn w:val="Default"/>
    <w:next w:val="Normal"/>
    <w:link w:val="Heading1Char"/>
    <w:uiPriority w:val="9"/>
    <w:semiHidden/>
    <w:qFormat/>
    <w:rsid w:val="00906AE3"/>
    <w:pPr>
      <w:keepNext/>
      <w:keepLines/>
      <w:numPr>
        <w:numId w:val="2"/>
      </w:numPr>
      <w:spacing w:before="720" w:after="48"/>
      <w:outlineLvl w:val="0"/>
    </w:pPr>
    <w:rPr>
      <w:rFonts w:eastAsiaTheme="majorEastAsia" w:cstheme="majorBidi"/>
      <w:color w:val="5A5A5A"/>
      <w:kern w:val="24"/>
      <w:sz w:val="32"/>
      <w:szCs w:val="32"/>
    </w:rPr>
  </w:style>
  <w:style w:type="paragraph" w:styleId="Heading2">
    <w:name w:val="heading 2"/>
    <w:next w:val="Normal"/>
    <w:link w:val="Heading2Char"/>
    <w:uiPriority w:val="9"/>
    <w:semiHidden/>
    <w:qFormat/>
    <w:rsid w:val="00906AE3"/>
    <w:pPr>
      <w:keepNext/>
      <w:keepLines/>
      <w:numPr>
        <w:ilvl w:val="1"/>
        <w:numId w:val="2"/>
      </w:numPr>
      <w:spacing w:after="48"/>
      <w:outlineLvl w:val="1"/>
    </w:pPr>
    <w:rPr>
      <w:rFonts w:ascii="Segoe UI Semilight" w:hAnsi="Segoe UI Semilight" w:eastAsiaTheme="majorEastAsia" w:cstheme="majorBidi"/>
      <w:b/>
      <w:color w:val="003CB9"/>
      <w:kern w:val="23"/>
      <w:sz w:val="22"/>
      <w:szCs w:val="26"/>
      <w14:numForm w14:val="lining"/>
    </w:rPr>
  </w:style>
  <w:style w:type="paragraph" w:styleId="Heading3">
    <w:name w:val="heading 3"/>
    <w:basedOn w:val="Normal"/>
    <w:next w:val="Normal"/>
    <w:link w:val="Heading3Char"/>
    <w:uiPriority w:val="9"/>
    <w:semiHidden/>
    <w:qFormat/>
    <w:rsid w:val="00906AE3"/>
    <w:pPr>
      <w:keepNext/>
      <w:keepLines/>
      <w:numPr>
        <w:ilvl w:val="2"/>
        <w:numId w:val="2"/>
      </w:numPr>
      <w:outlineLvl w:val="2"/>
    </w:pPr>
    <w:rPr>
      <w:rFonts w:eastAsiaTheme="majorEastAsia" w:cstheme="majorBidi"/>
      <w:b/>
      <w:color w:val="003CB9"/>
      <w:kern w:val="22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rsid w:val="00906AE3"/>
    <w:pPr>
      <w:keepNext/>
      <w:keepLines/>
      <w:numPr>
        <w:ilvl w:val="3"/>
        <w:numId w:val="2"/>
      </w:numPr>
      <w:spacing w:before="80"/>
      <w:outlineLvl w:val="3"/>
    </w:pPr>
    <w:rPr>
      <w:rFonts w:eastAsiaTheme="majorEastAsia" w:cstheme="majorBidi"/>
      <w:iCs/>
      <w:color w:val="003CB9"/>
      <w:kern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906AE3"/>
    <w:pPr>
      <w:keepNext/>
      <w:keepLines/>
      <w:numPr>
        <w:ilvl w:val="4"/>
        <w:numId w:val="2"/>
      </w:numPr>
      <w:spacing w:before="80"/>
      <w:outlineLvl w:val="4"/>
    </w:pPr>
    <w:rPr>
      <w:rFonts w:eastAsiaTheme="majorEastAsia" w:cstheme="majorBidi"/>
      <w:i/>
      <w:color w:val="003CB9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1B3AD1"/>
    <w:pPr>
      <w:keepNext/>
      <w:keepLines/>
      <w:numPr>
        <w:ilvl w:val="5"/>
        <w:numId w:val="2"/>
      </w:numPr>
      <w:spacing w:before="40"/>
      <w:outlineLvl w:val="5"/>
    </w:pPr>
    <w:rPr>
      <w:rFonts w:eastAsiaTheme="majorEastAsia" w:cstheme="majorBidi"/>
      <w:color w:val="00000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1B3AD1"/>
    <w:pPr>
      <w:keepNext/>
      <w:keepLines/>
      <w:numPr>
        <w:ilvl w:val="6"/>
        <w:numId w:val="2"/>
      </w:numPr>
      <w:spacing w:before="40"/>
      <w:outlineLvl w:val="6"/>
    </w:pPr>
    <w:rPr>
      <w:rFonts w:eastAsiaTheme="majorEastAsia" w:cstheme="majorBidi"/>
      <w:i/>
      <w:iCs/>
      <w:color w:val="00000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1B3AD1"/>
    <w:pPr>
      <w:keepNext/>
      <w:keepLines/>
      <w:numPr>
        <w:ilvl w:val="7"/>
        <w:numId w:val="2"/>
      </w:numPr>
      <w:spacing w:before="40"/>
      <w:outlineLvl w:val="7"/>
    </w:pPr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1B3AD1"/>
    <w:pPr>
      <w:keepNext/>
      <w:keepLines/>
      <w:numPr>
        <w:ilvl w:val="8"/>
        <w:numId w:val="2"/>
      </w:numPr>
      <w:spacing w:before="40"/>
      <w:outlineLvl w:val="8"/>
    </w:pPr>
    <w:rPr>
      <w:rFonts w:eastAsiaTheme="majorEastAsia" w:cstheme="majorBidi"/>
      <w:i/>
      <w:iCs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semiHidden/>
    <w:rsid w:val="00906AE3"/>
    <w:rPr>
      <w:rFonts w:ascii="Segoe UI Semilight" w:hAnsi="Segoe UI Semilight" w:eastAsiaTheme="majorEastAsia" w:cstheme="majorBidi"/>
      <w:color w:val="5A5A5A"/>
      <w:kern w:val="24"/>
      <w:sz w:val="32"/>
      <w:szCs w:val="32"/>
    </w:rPr>
  </w:style>
  <w:style w:type="character" w:styleId="DateRecipientClosingChar" w:customStyle="1">
    <w:name w:val="Date Recipient Closing Char"/>
    <w:basedOn w:val="DefaultParagraphFont"/>
    <w:link w:val="DateRecipientClosing"/>
    <w:uiPriority w:val="1"/>
    <w:rsid w:val="00F50276"/>
    <w:rPr>
      <w:rFonts w:ascii="Segoe UI Semilight" w:hAnsi="Segoe UI Semilight"/>
    </w:rPr>
  </w:style>
  <w:style w:type="character" w:styleId="LtrhdHeading1Char" w:customStyle="1">
    <w:name w:val="Ltrhd Heading 1 Char"/>
    <w:basedOn w:val="DefaultParagraphFont"/>
    <w:link w:val="LtrhdHeading1"/>
    <w:uiPriority w:val="1"/>
    <w:rsid w:val="00906AE3"/>
    <w:rPr>
      <w:rFonts w:ascii="Segoe UI Semilight" w:hAnsi="Segoe UI Semilight"/>
      <w:b/>
      <w:bCs/>
      <w:color w:val="003CB9"/>
      <w:sz w:val="22"/>
      <w14:numForm w14:val="lining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906AE3"/>
    <w:rPr>
      <w:rFonts w:ascii="Segoe UI Semilight" w:hAnsi="Segoe UI Semilight" w:eastAsiaTheme="majorEastAsia" w:cstheme="majorBidi"/>
      <w:b/>
      <w:color w:val="003CB9"/>
      <w:kern w:val="23"/>
      <w:sz w:val="22"/>
      <w:szCs w:val="26"/>
      <w14:numForm w14:val="lining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906AE3"/>
    <w:rPr>
      <w:rFonts w:ascii="Segoe UI Semilight" w:hAnsi="Segoe UI Semilight" w:eastAsiaTheme="majorEastAsia" w:cstheme="majorBidi"/>
      <w:b/>
      <w:color w:val="003CB9"/>
      <w:kern w:val="22"/>
      <w:szCs w:val="24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906AE3"/>
    <w:rPr>
      <w:rFonts w:ascii="Segoe UI Semilight" w:hAnsi="Segoe UI Semilight" w:eastAsiaTheme="majorEastAsia" w:cstheme="majorBidi"/>
      <w:iCs/>
      <w:color w:val="003CB9"/>
      <w:kern w:val="22"/>
      <w:szCs w:val="22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906AE3"/>
    <w:rPr>
      <w:rFonts w:ascii="Segoe UI Semilight" w:hAnsi="Segoe UI Semilight" w:eastAsiaTheme="majorEastAsia" w:cstheme="majorBidi"/>
      <w:i/>
      <w:color w:val="003CB9"/>
      <w:szCs w:val="22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1B3AD1"/>
    <w:rPr>
      <w:rFonts w:ascii="Segoe UI Semilight" w:hAnsi="Segoe UI Semilight" w:eastAsiaTheme="majorEastAsia" w:cstheme="majorBidi"/>
      <w:color w:val="00000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1B3AD1"/>
    <w:rPr>
      <w:rFonts w:ascii="Segoe UI Semilight" w:hAnsi="Segoe UI Semilight" w:eastAsiaTheme="majorEastAsia" w:cstheme="majorBidi"/>
      <w:i/>
      <w:iCs/>
      <w:color w:val="000000" w:themeColor="accent1" w:themeShade="7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1B3AD1"/>
    <w:rPr>
      <w:rFonts w:ascii="Segoe UI Semilight" w:hAnsi="Segoe UI Semilight" w:eastAsiaTheme="majorEastAsia" w:cstheme="majorBidi"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1B3AD1"/>
    <w:rPr>
      <w:rFonts w:ascii="Segoe UI Semilight" w:hAnsi="Segoe UI Semilight" w:eastAsiaTheme="majorEastAsia" w:cstheme="majorBidi"/>
      <w:i/>
      <w:iCs/>
      <w:color w:val="272727" w:themeColor="text1" w:themeTint="D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72F00"/>
    <w:rPr>
      <w:b/>
      <w:bCs/>
    </w:rPr>
  </w:style>
  <w:style w:type="paragraph" w:styleId="Header">
    <w:name w:val="header"/>
    <w:link w:val="HeaderChar"/>
    <w:rsid w:val="00CE66BE"/>
    <w:pPr>
      <w:spacing w:before="20" w:after="20" w:line="240" w:lineRule="auto"/>
    </w:pPr>
    <w:rPr>
      <w:rFonts w:ascii="Segoe UI Semilight" w:hAnsi="Segoe UI Semilight"/>
      <w14:numForm w14:val="lining"/>
    </w:rPr>
  </w:style>
  <w:style w:type="character" w:styleId="HeaderChar" w:customStyle="1">
    <w:name w:val="Header Char"/>
    <w:basedOn w:val="DefaultParagraphFont"/>
    <w:link w:val="Header"/>
    <w:rsid w:val="00CE66BE"/>
    <w:rPr>
      <w:rFonts w:ascii="Segoe UI Semilight" w:hAnsi="Segoe UI Semilight"/>
      <w14:numForm w14:val="lining"/>
    </w:rPr>
  </w:style>
  <w:style w:type="character" w:styleId="Hyperlink">
    <w:name w:val="Hyperlink"/>
    <w:basedOn w:val="DefaultParagraphFont"/>
    <w:uiPriority w:val="99"/>
    <w:semiHidden/>
    <w:rsid w:val="00266E1D"/>
    <w:rPr>
      <w:color w:val="003CB9" w:themeColor="text2"/>
      <w:u w:val="single"/>
    </w:rPr>
  </w:style>
  <w:style w:type="paragraph" w:styleId="ListParagraph">
    <w:name w:val="List Paragraph"/>
    <w:basedOn w:val="Normal"/>
    <w:uiPriority w:val="2"/>
    <w:semiHidden/>
    <w:qFormat/>
    <w:rsid w:val="00AA6CA8"/>
    <w:pPr>
      <w:spacing w:before="80"/>
      <w:ind w:left="720"/>
    </w:pPr>
  </w:style>
  <w:style w:type="paragraph" w:styleId="Revision">
    <w:name w:val="Revision"/>
    <w:hidden/>
    <w:uiPriority w:val="99"/>
    <w:semiHidden/>
    <w:rsid w:val="00533022"/>
  </w:style>
  <w:style w:type="paragraph" w:styleId="BalloonText">
    <w:name w:val="Balloon Text"/>
    <w:basedOn w:val="Normal"/>
    <w:link w:val="BalloonTextChar"/>
    <w:uiPriority w:val="99"/>
    <w:semiHidden/>
    <w:unhideWhenUsed/>
    <w:rsid w:val="009B2D0C"/>
    <w:pPr>
      <w:spacing w:line="240" w:lineRule="auto"/>
    </w:pPr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9B2D0C"/>
    <w:rPr>
      <w:rFonts w:ascii="Segoe UI" w:hAnsi="Segoe UI" w:cs="Segoe UI"/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pPr>
      <w:spacing w:line="240" w:lineRule="auto"/>
    </w:pPr>
  </w:style>
  <w:style w:type="character" w:styleId="CommentTextChar" w:customStyle="1">
    <w:name w:val="Comment Text Char"/>
    <w:basedOn w:val="DefaultParagraphFont"/>
    <w:link w:val="CommentText"/>
    <w:uiPriority w:val="99"/>
    <w:rPr>
      <w:rFonts w:ascii="Segoe UI Semilight" w:hAnsi="Segoe UI Semilight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Footer">
    <w:name w:val="footer"/>
    <w:basedOn w:val="Normal"/>
    <w:link w:val="FooterChar"/>
    <w:rsid w:val="00517869"/>
    <w:pPr>
      <w:spacing w:before="0" w:line="240" w:lineRule="auto"/>
    </w:pPr>
    <w:rPr>
      <w:rFonts w:ascii="Arial Narrow" w:hAnsi="Arial Narrow" w:eastAsiaTheme="majorEastAsia"/>
      <w:color w:val="828282"/>
      <w:sz w:val="14"/>
      <w:szCs w:val="12"/>
    </w:rPr>
  </w:style>
  <w:style w:type="character" w:styleId="FooterChar" w:customStyle="1">
    <w:name w:val="Footer Char"/>
    <w:basedOn w:val="DefaultParagraphFont"/>
    <w:link w:val="Footer"/>
    <w:rsid w:val="00517869"/>
    <w:rPr>
      <w:rFonts w:ascii="Arial Narrow" w:hAnsi="Arial Narrow" w:eastAsiaTheme="majorEastAsia"/>
      <w:color w:val="828282"/>
      <w:sz w:val="14"/>
      <w:szCs w:val="12"/>
    </w:rPr>
  </w:style>
  <w:style w:type="table" w:styleId="TableGrid">
    <w:name w:val="Table Grid"/>
    <w:basedOn w:val="TableNormal"/>
    <w:uiPriority w:val="39"/>
    <w:rsid w:val="00BD1350"/>
    <w:pPr>
      <w:spacing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DateRecipientClosing" w:customStyle="1">
    <w:name w:val="Date Recipient Closing"/>
    <w:basedOn w:val="Normal"/>
    <w:link w:val="DateRecipientClosingChar"/>
    <w:uiPriority w:val="1"/>
    <w:qFormat/>
    <w:rsid w:val="00A33914"/>
    <w:pPr>
      <w:spacing w:before="0" w:line="240" w:lineRule="auto"/>
    </w:pPr>
  </w:style>
  <w:style w:type="paragraph" w:styleId="CarolloOFCLtrhdAddress" w:customStyle="1">
    <w:name w:val="Carollo OFC Ltrhd Address"/>
    <w:link w:val="CarolloOFCLtrhdAddressChar"/>
    <w:qFormat/>
    <w:rsid w:val="001178B7"/>
    <w:pPr>
      <w:spacing w:before="40" w:line="240" w:lineRule="auto"/>
      <w:ind w:left="6840"/>
    </w:pPr>
    <w:rPr>
      <w:rFonts w:ascii="Arial Narrow" w:hAnsi="Arial Narrow" w:eastAsia="Times New Roman" w:cs="Times New Roman"/>
      <w:color w:val="828282"/>
      <w:sz w:val="16"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E72F00"/>
    <w:rPr>
      <w:rFonts w:ascii="Segoe UI Semilight" w:hAnsi="Segoe UI Semilight"/>
      <w:b/>
      <w:bCs/>
      <w:sz w:val="20"/>
      <w:szCs w:val="20"/>
      <w14:numForm w14:val="lining"/>
    </w:rPr>
  </w:style>
  <w:style w:type="character" w:styleId="PlaceholderText">
    <w:name w:val="Placeholder Text"/>
    <w:basedOn w:val="DefaultParagraphFont"/>
    <w:uiPriority w:val="99"/>
    <w:semiHidden/>
    <w:rsid w:val="001A3530"/>
    <w:rPr>
      <w:color w:val="808080"/>
    </w:rPr>
  </w:style>
  <w:style w:type="paragraph" w:styleId="carollocom" w:customStyle="1">
    <w:name w:val="carollo.com"/>
    <w:link w:val="carollocomChar"/>
    <w:qFormat/>
    <w:rsid w:val="001178B7"/>
    <w:pPr>
      <w:ind w:left="6840"/>
    </w:pPr>
    <w:rPr>
      <w:rFonts w:ascii="Arial Narrow" w:hAnsi="Arial Narrow" w:cs="Times New Roman"/>
      <w:b/>
      <w:noProof/>
      <w:color w:val="003CB9"/>
      <w:sz w:val="16"/>
    </w:rPr>
  </w:style>
  <w:style w:type="character" w:styleId="carollocomChar" w:customStyle="1">
    <w:name w:val="carollo.com Char"/>
    <w:basedOn w:val="DefaultParagraphFont"/>
    <w:link w:val="carollocom"/>
    <w:rsid w:val="001178B7"/>
    <w:rPr>
      <w:rFonts w:ascii="Arial Narrow" w:hAnsi="Arial Narrow" w:cs="Times New Roman"/>
      <w:b/>
      <w:noProof/>
      <w:color w:val="003CB9"/>
      <w:sz w:val="16"/>
    </w:rPr>
  </w:style>
  <w:style w:type="paragraph" w:styleId="LtrhdHeading1" w:customStyle="1">
    <w:name w:val="Ltrhd Heading 1"/>
    <w:next w:val="Normal"/>
    <w:link w:val="LtrhdHeading1Char"/>
    <w:uiPriority w:val="1"/>
    <w:qFormat/>
    <w:rsid w:val="00906AE3"/>
    <w:rPr>
      <w:rFonts w:ascii="Segoe UI Semilight" w:hAnsi="Segoe UI Semilight"/>
      <w:b/>
      <w:bCs/>
      <w:color w:val="003CB9"/>
      <w:sz w:val="22"/>
      <w14:numForm w14:val="lining"/>
    </w:rPr>
  </w:style>
  <w:style w:type="paragraph" w:styleId="LtrhdHeading2" w:customStyle="1">
    <w:name w:val="Ltrhd Heading 2"/>
    <w:link w:val="LtrhdHeading2Char"/>
    <w:uiPriority w:val="1"/>
    <w:qFormat/>
    <w:rsid w:val="001C3533"/>
    <w:rPr>
      <w:rFonts w:ascii="Segoe UI Semilight" w:hAnsi="Segoe UI Semilight"/>
      <w:color w:val="003CB9"/>
      <w14:numForm w14:val="lining"/>
    </w:rPr>
  </w:style>
  <w:style w:type="character" w:styleId="CarolloOFCLtrhdAddressChar" w:customStyle="1">
    <w:name w:val="Carollo OFC Ltrhd Address Char"/>
    <w:basedOn w:val="DefaultParagraphFont"/>
    <w:link w:val="CarolloOFCLtrhdAddress"/>
    <w:rsid w:val="001178B7"/>
    <w:rPr>
      <w:rFonts w:ascii="Arial Narrow" w:hAnsi="Arial Narrow" w:eastAsia="Times New Roman" w:cs="Times New Roman"/>
      <w:color w:val="828282"/>
      <w:sz w:val="16"/>
    </w:rPr>
  </w:style>
  <w:style w:type="table" w:styleId="CarolloTable" w:customStyle="1">
    <w:name w:val="Carollo Table"/>
    <w:basedOn w:val="TableNormal"/>
    <w:uiPriority w:val="99"/>
    <w:rsid w:val="00654C50"/>
    <w:pPr>
      <w:spacing w:before="40" w:after="40" w:line="240" w:lineRule="auto"/>
    </w:pPr>
    <w:rPr>
      <w:rFonts w:ascii="Arial Narrow" w:hAnsi="Arial Narrow"/>
      <w:sz w:val="21"/>
      <w:szCs w:val="21"/>
      <w14:numForm w14:val="lining"/>
    </w:rPr>
    <w:tblPr>
      <w:tblStyleRowBandSize w:val="1"/>
      <w:tblStyleColBandSize w:val="1"/>
      <w:tblBorders>
        <w:top w:val="single" w:color="AAAAAA" w:sz="4" w:space="0"/>
        <w:left w:val="single" w:color="AAAAAA" w:sz="4" w:space="0"/>
        <w:bottom w:val="single" w:color="AAAAAA" w:sz="4" w:space="0"/>
        <w:right w:val="single" w:color="AAAAAA" w:sz="4" w:space="0"/>
        <w:insideH w:val="single" w:color="AAAAAA" w:sz="4" w:space="0"/>
        <w:insideV w:val="single" w:color="AAAAAA" w:sz="4" w:space="0"/>
      </w:tblBorders>
      <w:tblCellMar>
        <w:left w:w="58" w:type="dxa"/>
        <w:right w:w="58" w:type="dxa"/>
      </w:tblCellMar>
    </w:tblPr>
    <w:trPr>
      <w:cantSplit/>
    </w:trPr>
    <w:tblStylePr w:type="firstRow">
      <w:pPr>
        <w:wordWrap/>
        <w:spacing w:before="40" w:beforeLines="0" w:beforeAutospacing="0" w:after="40" w:afterLines="0" w:afterAutospacing="0" w:line="240" w:lineRule="auto"/>
        <w:ind w:firstLine="0" w:firstLineChars="0"/>
        <w:contextualSpacing w:val="0"/>
        <w:mirrorIndents w:val="0"/>
        <w:jc w:val="left"/>
      </w:pPr>
      <w:rPr>
        <w:rFonts w:ascii="Arial Narrow" w:hAnsi="Arial Narrow"/>
        <w:b w:val="0"/>
        <w:bCs/>
        <w:color w:val="FFFFFF" w:themeColor="background1"/>
        <w:sz w:val="21"/>
      </w:rPr>
      <w:tblPr/>
      <w:tcPr>
        <w:tcBorders>
          <w:top w:val="single" w:color="003CB9" w:sz="4" w:space="0"/>
          <w:left w:val="single" w:color="003CB9" w:sz="4" w:space="0"/>
          <w:bottom w:val="single" w:color="003CB9" w:sz="4" w:space="0"/>
          <w:right w:val="single" w:color="003CB9" w:sz="4" w:space="0"/>
          <w:insideH w:val="single" w:color="828282" w:sz="4" w:space="0"/>
          <w:insideV w:val="single" w:color="AAAAAA" w:sz="4" w:space="0"/>
        </w:tcBorders>
        <w:shd w:val="clear" w:color="auto" w:fill="003CB9"/>
      </w:tcPr>
    </w:tblStylePr>
    <w:tblStylePr w:type="lastRow">
      <w:rPr>
        <w:rFonts w:ascii="Arial Narrow" w:hAnsi="Arial Narrow"/>
        <w:b w:val="0"/>
        <w:bCs/>
        <w:sz w:val="21"/>
      </w:rPr>
      <w:tblPr/>
      <w:tcPr>
        <w:tcBorders>
          <w:top w:val="single" w:color="AAAAAA" w:sz="4" w:space="0"/>
          <w:left w:val="single" w:color="AAAAAA" w:sz="4" w:space="0"/>
          <w:bottom w:val="single" w:color="AAAAAA" w:sz="4" w:space="0"/>
          <w:right w:val="single" w:color="AAAAAA" w:sz="4" w:space="0"/>
          <w:insideV w:val="single" w:color="AAAAAA" w:sz="4" w:space="0"/>
        </w:tcBorders>
      </w:tcPr>
    </w:tblStylePr>
    <w:tblStylePr w:type="firstCol">
      <w:pPr>
        <w:jc w:val="left"/>
      </w:pPr>
      <w:rPr>
        <w:rFonts w:ascii="Arial Narrow" w:hAnsi="Arial Narrow"/>
        <w:b w:val="0"/>
        <w:bCs/>
        <w:sz w:val="21"/>
      </w:rPr>
    </w:tblStylePr>
    <w:tblStylePr w:type="lastCol">
      <w:rPr>
        <w:rFonts w:ascii="Arial Narrow" w:hAnsi="Arial Narrow"/>
        <w:b w:val="0"/>
        <w:bCs/>
        <w:sz w:val="21"/>
      </w:rPr>
    </w:tblStylePr>
    <w:tblStylePr w:type="band1Vert">
      <w:rPr>
        <w:rFonts w:ascii="Arial Narrow" w:hAnsi="Arial Narrow"/>
        <w:sz w:val="21"/>
      </w:rPr>
    </w:tblStylePr>
    <w:tblStylePr w:type="band2Vert">
      <w:rPr>
        <w:rFonts w:ascii="Arial Narrow" w:hAnsi="Arial Narrow"/>
        <w:sz w:val="21"/>
      </w:rPr>
    </w:tblStylePr>
    <w:tblStylePr w:type="band1Horz">
      <w:rPr>
        <w:rFonts w:ascii="Arial Narrow" w:hAnsi="Arial Narrow"/>
        <w:b w:val="0"/>
        <w:i w:val="0"/>
        <w:color w:val="auto"/>
        <w:spacing w:val="0"/>
        <w:w w:val="100"/>
        <w:position w:val="0"/>
        <w:sz w:val="21"/>
      </w:rPr>
      <w:tblPr/>
      <w:tcPr>
        <w:tcBorders>
          <w:top w:val="single" w:color="AAAAAA" w:sz="4" w:space="0"/>
          <w:left w:val="single" w:color="AAAAAA" w:sz="4" w:space="0"/>
          <w:bottom w:val="single" w:color="AAAAAA" w:sz="4" w:space="0"/>
          <w:right w:val="single" w:color="AAAAAA" w:sz="4" w:space="0"/>
          <w:insideH w:val="nil"/>
          <w:insideV w:val="single" w:color="AAAAAA" w:sz="4" w:space="0"/>
          <w:tl2br w:val="nil"/>
          <w:tr2bl w:val="nil"/>
        </w:tcBorders>
      </w:tcPr>
    </w:tblStylePr>
    <w:tblStylePr w:type="band2Horz">
      <w:rPr>
        <w:rFonts w:ascii="Arial Narrow" w:hAnsi="Arial Narrow"/>
        <w:b w:val="0"/>
        <w:i w:val="0"/>
        <w:spacing w:val="0"/>
        <w:w w:val="100"/>
        <w:position w:val="0"/>
        <w:sz w:val="21"/>
      </w:rPr>
      <w:tblPr/>
      <w:tcPr>
        <w:shd w:val="clear" w:color="auto" w:fill="E6E6E6"/>
      </w:tcPr>
    </w:tblStylePr>
    <w:tblStylePr w:type="neCell">
      <w:rPr>
        <w:rFonts w:ascii="Arial Narrow" w:hAnsi="Arial Narrow"/>
        <w:sz w:val="21"/>
      </w:rPr>
    </w:tblStylePr>
    <w:tblStylePr w:type="nwCell">
      <w:rPr>
        <w:rFonts w:ascii="Arial Narrow" w:hAnsi="Arial Narrow"/>
        <w:sz w:val="21"/>
      </w:rPr>
    </w:tblStylePr>
    <w:tblStylePr w:type="seCell">
      <w:rPr>
        <w:rFonts w:ascii="Arial Narrow" w:hAnsi="Arial Narrow"/>
        <w:sz w:val="21"/>
      </w:rPr>
    </w:tblStylePr>
    <w:tblStylePr w:type="swCell">
      <w:rPr>
        <w:rFonts w:ascii="Arial Narrow" w:hAnsi="Arial Narrow"/>
        <w:sz w:val="21"/>
      </w:rPr>
    </w:tblStylePr>
  </w:style>
  <w:style w:type="paragraph" w:styleId="BulletLevel1" w:customStyle="1">
    <w:name w:val="Bullet Level 1"/>
    <w:uiPriority w:val="2"/>
    <w:qFormat/>
    <w:rsid w:val="002535FF"/>
    <w:pPr>
      <w:numPr>
        <w:numId w:val="10"/>
      </w:numPr>
      <w:spacing w:before="80"/>
    </w:pPr>
    <w:rPr>
      <w:rFonts w:ascii="Segoe UI Semilight" w:hAnsi="Segoe UI Semilight"/>
      <w:szCs w:val="22"/>
    </w:rPr>
  </w:style>
  <w:style w:type="paragraph" w:styleId="BulletLevel2" w:customStyle="1">
    <w:name w:val="Bullet Level 2"/>
    <w:uiPriority w:val="2"/>
    <w:qFormat/>
    <w:rsid w:val="002535FF"/>
    <w:pPr>
      <w:numPr>
        <w:ilvl w:val="1"/>
        <w:numId w:val="10"/>
      </w:numPr>
      <w:spacing w:before="80"/>
      <w:contextualSpacing/>
    </w:pPr>
    <w:rPr>
      <w:rFonts w:ascii="Segoe UI Semilight" w:hAnsi="Segoe UI Semilight"/>
      <w:iCs/>
      <w:szCs w:val="22"/>
    </w:rPr>
  </w:style>
  <w:style w:type="paragraph" w:styleId="BulletLevel3" w:customStyle="1">
    <w:name w:val="Bullet Level 3"/>
    <w:uiPriority w:val="2"/>
    <w:qFormat/>
    <w:rsid w:val="002535FF"/>
    <w:pPr>
      <w:numPr>
        <w:ilvl w:val="2"/>
        <w:numId w:val="10"/>
      </w:numPr>
      <w:spacing w:before="80"/>
      <w:contextualSpacing/>
    </w:pPr>
    <w:rPr>
      <w:rFonts w:ascii="Segoe UI Semilight" w:hAnsi="Segoe UI Semilight"/>
      <w:szCs w:val="22"/>
    </w:rPr>
  </w:style>
  <w:style w:type="paragraph" w:styleId="Default" w:customStyle="1">
    <w:name w:val="Default"/>
    <w:basedOn w:val="Normal"/>
    <w:uiPriority w:val="2"/>
    <w:semiHidden/>
    <w:qFormat/>
    <w:rsid w:val="00AD4703"/>
  </w:style>
  <w:style w:type="paragraph" w:styleId="TableHeader" w:customStyle="1">
    <w:name w:val="Table Header"/>
    <w:uiPriority w:val="5"/>
    <w:qFormat/>
    <w:rsid w:val="004055EA"/>
    <w:pPr>
      <w:keepNext/>
      <w:spacing w:before="40" w:after="40" w:line="240" w:lineRule="auto"/>
    </w:pPr>
    <w:rPr>
      <w:rFonts w:ascii="Arial Narrow" w:hAnsi="Arial Narrow"/>
      <w:bCs/>
      <w:color w:val="FFFFFF" w:themeColor="background1"/>
      <w:sz w:val="21"/>
      <w:szCs w:val="21"/>
      <w14:numForm w14:val="lining"/>
    </w:rPr>
  </w:style>
  <w:style w:type="paragraph" w:styleId="TableText" w:customStyle="1">
    <w:name w:val="Table Text"/>
    <w:uiPriority w:val="5"/>
    <w:qFormat/>
    <w:rsid w:val="00875F28"/>
    <w:pPr>
      <w:numPr>
        <w:numId w:val="12"/>
      </w:numPr>
      <w:spacing w:before="40" w:after="40" w:line="240" w:lineRule="auto"/>
    </w:pPr>
    <w:rPr>
      <w:rFonts w:ascii="Arial Narrow" w:hAnsi="Arial Narrow"/>
      <w:bCs/>
      <w:sz w:val="21"/>
      <w:szCs w:val="21"/>
      <w14:numForm w14:val="lining"/>
    </w:rPr>
  </w:style>
  <w:style w:type="paragraph" w:styleId="BlockText">
    <w:name w:val="Block Text"/>
    <w:basedOn w:val="Normal"/>
    <w:uiPriority w:val="99"/>
    <w:semiHidden/>
    <w:unhideWhenUsed/>
    <w:rsid w:val="00417B34"/>
    <w:pPr>
      <w:pBdr>
        <w:top w:val="single" w:color="003CB9" w:sz="2" w:space="10"/>
        <w:left w:val="single" w:color="003CB9" w:sz="2" w:space="10"/>
        <w:bottom w:val="single" w:color="003CB9" w:sz="2" w:space="10"/>
        <w:right w:val="single" w:color="003CB9" w:sz="2" w:space="10"/>
      </w:pBdr>
      <w:ind w:left="1152" w:right="1152"/>
    </w:pPr>
    <w:rPr>
      <w:rFonts w:ascii="Segoe UI" w:hAnsi="Segoe UI" w:eastAsiaTheme="minorEastAsia"/>
      <w:i/>
      <w:iCs/>
      <w:color w:val="003CB9"/>
    </w:rPr>
  </w:style>
  <w:style w:type="table" w:styleId="ColorfulGrid">
    <w:name w:val="Colorful Grid"/>
    <w:basedOn w:val="TableNormal"/>
    <w:uiPriority w:val="73"/>
    <w:semiHidden/>
    <w:unhideWhenUsed/>
    <w:rsid w:val="00417B34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417B34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accent1" w:themeFillTint="33"/>
    </w:tcPr>
    <w:tblStylePr w:type="firstRow">
      <w:rPr>
        <w:b/>
        <w:bCs/>
      </w:rPr>
      <w:tblPr/>
      <w:tcPr>
        <w:shd w:val="clear" w:color="auto" w:fill="999999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accent1" w:themeFillShade="BF"/>
      </w:tcPr>
    </w:tblStylePr>
    <w:tblStylePr w:type="band1Vert">
      <w:tblPr/>
      <w:tcPr>
        <w:shd w:val="clear" w:color="auto" w:fill="808080" w:themeFill="accent1" w:themeFillTint="7F"/>
      </w:tcPr>
    </w:tblStylePr>
    <w:tblStylePr w:type="band1Horz">
      <w:tblPr/>
      <w:tcPr>
        <w:shd w:val="clear" w:color="auto" w:fill="808080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417B34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BED2FF" w:themeFill="accent2" w:themeFillTint="33"/>
    </w:tcPr>
    <w:tblStylePr w:type="firstRow">
      <w:rPr>
        <w:b/>
        <w:bCs/>
      </w:rPr>
      <w:tblPr/>
      <w:tcPr>
        <w:shd w:val="clear" w:color="auto" w:fill="7DA6FF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7DA6FF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002C8A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002C8A" w:themeFill="accent2" w:themeFillShade="BF"/>
      </w:tcPr>
    </w:tblStylePr>
    <w:tblStylePr w:type="band1Vert">
      <w:tblPr/>
      <w:tcPr>
        <w:shd w:val="clear" w:color="auto" w:fill="5D91FF" w:themeFill="accent2" w:themeFillTint="7F"/>
      </w:tcPr>
    </w:tblStylePr>
    <w:tblStylePr w:type="band1Horz">
      <w:tblPr/>
      <w:tcPr>
        <w:shd w:val="clear" w:color="auto" w:fill="5D91FF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417B34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EECD1" w:themeFill="accent3" w:themeFillTint="33"/>
    </w:tcPr>
    <w:tblStylePr w:type="firstRow">
      <w:rPr>
        <w:b/>
        <w:bCs/>
      </w:rPr>
      <w:tblPr/>
      <w:tcPr>
        <w:shd w:val="clear" w:color="auto" w:fill="FDDAA3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DDAA3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CA7E04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CA7E04" w:themeFill="accent3" w:themeFillShade="BF"/>
      </w:tcPr>
    </w:tblStylePr>
    <w:tblStylePr w:type="band1Vert">
      <w:tblPr/>
      <w:tcPr>
        <w:shd w:val="clear" w:color="auto" w:fill="FCD18C" w:themeFill="accent3" w:themeFillTint="7F"/>
      </w:tcPr>
    </w:tblStylePr>
    <w:tblStylePr w:type="band1Horz">
      <w:tblPr/>
      <w:tcPr>
        <w:shd w:val="clear" w:color="auto" w:fill="FCD18C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417B34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0ECFB" w:themeFill="accent4" w:themeFillTint="33"/>
    </w:tcPr>
    <w:tblStylePr w:type="firstRow">
      <w:rPr>
        <w:b/>
        <w:bCs/>
      </w:rPr>
      <w:tblPr/>
      <w:tcPr>
        <w:shd w:val="clear" w:color="auto" w:fill="A1DA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A1DA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F7AB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F7AB0" w:themeFill="accent4" w:themeFillShade="BF"/>
      </w:tcPr>
    </w:tblStylePr>
    <w:tblStylePr w:type="band1Vert">
      <w:tblPr/>
      <w:tcPr>
        <w:shd w:val="clear" w:color="auto" w:fill="8AD1F5" w:themeFill="accent4" w:themeFillTint="7F"/>
      </w:tcPr>
    </w:tblStylePr>
    <w:tblStylePr w:type="band1Horz">
      <w:tblPr/>
      <w:tcPr>
        <w:shd w:val="clear" w:color="auto" w:fill="8AD1F5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417B34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BF7F1" w:themeFill="accent5" w:themeFillTint="33"/>
    </w:tcPr>
    <w:tblStylePr w:type="firstRow">
      <w:rPr>
        <w:b/>
        <w:bCs/>
      </w:rPr>
      <w:tblPr/>
      <w:tcPr>
        <w:shd w:val="clear" w:color="auto" w:fill="99F0E4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F0E4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158E7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158E7D" w:themeFill="accent5" w:themeFillShade="BF"/>
      </w:tcPr>
    </w:tblStylePr>
    <w:tblStylePr w:type="band1Vert">
      <w:tblPr/>
      <w:tcPr>
        <w:shd w:val="clear" w:color="auto" w:fill="80ECDD" w:themeFill="accent5" w:themeFillTint="7F"/>
      </w:tcPr>
    </w:tblStylePr>
    <w:tblStylePr w:type="band1Horz">
      <w:tblPr/>
      <w:tcPr>
        <w:shd w:val="clear" w:color="auto" w:fill="80ECDD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417B34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AFAFA" w:themeFill="accent6" w:themeFillTint="33"/>
    </w:tcPr>
    <w:tblStylePr w:type="firstRow">
      <w:rPr>
        <w:b/>
        <w:bCs/>
      </w:rPr>
      <w:tblPr/>
      <w:tcPr>
        <w:shd w:val="clear" w:color="auto" w:fill="F5F5F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5F5F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ACACAC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ACACAC" w:themeFill="accent6" w:themeFillShade="BF"/>
      </w:tcPr>
    </w:tblStylePr>
    <w:tblStylePr w:type="band1Vert">
      <w:tblPr/>
      <w:tcPr>
        <w:shd w:val="clear" w:color="auto" w:fill="F2F2F2" w:themeFill="accent6" w:themeFillTint="7F"/>
      </w:tcPr>
    </w:tblStylePr>
    <w:tblStylePr w:type="band1Horz">
      <w:tblPr/>
      <w:tcPr>
        <w:shd w:val="clear" w:color="auto" w:fill="F2F2F2" w:themeFill="accent6" w:themeFillTint="7F"/>
      </w:tcPr>
    </w:tblStylePr>
  </w:style>
  <w:style w:type="paragraph" w:styleId="EnvelopeAddress">
    <w:name w:val="envelope address"/>
    <w:basedOn w:val="Normal"/>
    <w:uiPriority w:val="99"/>
    <w:semiHidden/>
    <w:unhideWhenUsed/>
    <w:rsid w:val="00417B34"/>
    <w:pPr>
      <w:framePr w:w="7920" w:h="1980" w:hSpace="180" w:wrap="auto" w:hAnchor="page" w:xAlign="center" w:yAlign="bottom" w:hRule="exact"/>
      <w:spacing w:before="0" w:line="240" w:lineRule="auto"/>
      <w:ind w:left="2880"/>
    </w:pPr>
    <w:rPr>
      <w:rFonts w:eastAsiaTheme="majorEastAsia" w:cstheme="majorBidi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417B34"/>
    <w:pPr>
      <w:spacing w:before="0" w:line="240" w:lineRule="auto"/>
    </w:pPr>
    <w:rPr>
      <w:rFonts w:eastAsiaTheme="majorEastAsia" w:cstheme="majorBidi"/>
    </w:rPr>
  </w:style>
  <w:style w:type="table" w:styleId="ListTable1Light">
    <w:name w:val="List Table 1 Light"/>
    <w:basedOn w:val="TableNormal"/>
    <w:uiPriority w:val="46"/>
    <w:rsid w:val="00417B3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666666" w:themeColor="text1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List1">
    <w:name w:val="Table List 1"/>
    <w:basedOn w:val="TableNormal"/>
    <w:uiPriority w:val="99"/>
    <w:semiHidden/>
    <w:unhideWhenUsed/>
    <w:rsid w:val="00417B34"/>
    <w:tblPr>
      <w:tblStyleRowBandSize w:val="1"/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character" w:styleId="LtrhdHeading2Char" w:customStyle="1">
    <w:name w:val="Ltrhd Heading 2 Char"/>
    <w:basedOn w:val="DefaultParagraphFont"/>
    <w:link w:val="LtrhdHeading2"/>
    <w:uiPriority w:val="1"/>
    <w:rsid w:val="001C3533"/>
    <w:rPr>
      <w:rFonts w:ascii="Segoe UI Semilight" w:hAnsi="Segoe UI Semilight"/>
      <w:color w:val="003CB9"/>
      <w14:numForm w14:val="lining"/>
    </w:rPr>
  </w:style>
  <w:style w:type="paragraph" w:styleId="TableTitleCaption" w:customStyle="1">
    <w:name w:val="Table Title Caption"/>
    <w:next w:val="Normal"/>
    <w:uiPriority w:val="4"/>
    <w:qFormat/>
    <w:rsid w:val="00231BC4"/>
    <w:pPr>
      <w:keepNext/>
      <w:tabs>
        <w:tab w:val="left" w:pos="1080"/>
      </w:tabs>
      <w:spacing w:after="60"/>
      <w:ind w:left="1080" w:hanging="1080"/>
    </w:pPr>
    <w:rPr>
      <w:rFonts w:ascii="Arial Narrow" w:hAnsi="Arial Narrow"/>
      <w:sz w:val="21"/>
    </w:rPr>
  </w:style>
  <w:style w:type="paragraph" w:styleId="Caption">
    <w:name w:val="caption"/>
    <w:basedOn w:val="Normal"/>
    <w:next w:val="Normal"/>
    <w:uiPriority w:val="3"/>
    <w:qFormat/>
    <w:rsid w:val="00231BC4"/>
    <w:pPr>
      <w:numPr>
        <w:numId w:val="0"/>
      </w:numPr>
      <w:pBdr>
        <w:bottom w:val="single" w:color="AAAAAA" w:sz="4" w:space="1"/>
      </w:pBdr>
      <w:tabs>
        <w:tab w:val="left" w:pos="1080"/>
      </w:tabs>
      <w:spacing w:after="240"/>
      <w:ind w:left="1080" w:hanging="1080"/>
    </w:pPr>
    <w:rPr>
      <w:rFonts w:ascii="Arial Narrow" w:hAnsi="Arial Narrow"/>
      <w:iCs/>
      <w:sz w:val="21"/>
      <w:szCs w:val="18"/>
    </w:rPr>
  </w:style>
  <w:style w:type="character" w:styleId="TableTitleChar" w:customStyle="1">
    <w:name w:val="Table Title Char"/>
    <w:basedOn w:val="DefaultParagraphFont"/>
    <w:uiPriority w:val="4"/>
    <w:rsid w:val="004E054C"/>
    <w:rPr>
      <w:rFonts w:ascii="Arial Narrow" w:hAnsi="Arial Narrow"/>
      <w:color w:val="003CB9"/>
      <w:sz w:val="21"/>
    </w:rPr>
  </w:style>
  <w:style w:type="character" w:styleId="CaptionTitleChar" w:customStyle="1">
    <w:name w:val="Caption Title Char"/>
    <w:basedOn w:val="DefaultParagraphFont"/>
    <w:uiPriority w:val="3"/>
    <w:rsid w:val="00364D5D"/>
    <w:rPr>
      <w:rFonts w:ascii="Arial Narrow" w:hAnsi="Arial Narrow"/>
      <w:color w:val="003CB9"/>
      <w:sz w:val="21"/>
    </w:rPr>
  </w:style>
  <w:style w:type="numbering" w:styleId="CarolloLtrhdTableNumbering-Notes" w:customStyle="1">
    <w:name w:val="Carollo Ltrhd Table Numbering-Notes"/>
    <w:uiPriority w:val="99"/>
    <w:rsid w:val="00C1390D"/>
    <w:pPr>
      <w:numPr>
        <w:numId w:val="3"/>
      </w:numPr>
    </w:pPr>
  </w:style>
  <w:style w:type="paragraph" w:styleId="NumberLevel1" w:customStyle="1">
    <w:name w:val="Number Level 1"/>
    <w:uiPriority w:val="2"/>
    <w:qFormat/>
    <w:rsid w:val="007B2088"/>
    <w:pPr>
      <w:numPr>
        <w:ilvl w:val="1"/>
        <w:numId w:val="13"/>
      </w:numPr>
      <w:spacing w:before="80"/>
    </w:pPr>
    <w:rPr>
      <w:rFonts w:ascii="Segoe UI Semilight" w:hAnsi="Segoe UI Semilight"/>
      <w:szCs w:val="22"/>
    </w:rPr>
  </w:style>
  <w:style w:type="paragraph" w:styleId="NumberLevel2" w:customStyle="1">
    <w:name w:val="Number Level 2"/>
    <w:uiPriority w:val="2"/>
    <w:qFormat/>
    <w:rsid w:val="007B2088"/>
    <w:pPr>
      <w:numPr>
        <w:ilvl w:val="2"/>
        <w:numId w:val="13"/>
      </w:numPr>
      <w:spacing w:before="80"/>
      <w:contextualSpacing/>
    </w:pPr>
    <w:rPr>
      <w:rFonts w:ascii="Segoe UI Semilight" w:hAnsi="Segoe UI Semilight"/>
      <w:szCs w:val="22"/>
    </w:rPr>
  </w:style>
  <w:style w:type="paragraph" w:styleId="NumberLevel3" w:customStyle="1">
    <w:name w:val="Number Level 3"/>
    <w:uiPriority w:val="2"/>
    <w:qFormat/>
    <w:rsid w:val="007B2088"/>
    <w:pPr>
      <w:numPr>
        <w:ilvl w:val="3"/>
        <w:numId w:val="13"/>
      </w:numPr>
      <w:spacing w:before="80"/>
      <w:contextualSpacing/>
    </w:pPr>
    <w:rPr>
      <w:rFonts w:ascii="Segoe UI Semilight" w:hAnsi="Segoe UI Semilight"/>
      <w:szCs w:val="22"/>
    </w:rPr>
  </w:style>
  <w:style w:type="paragraph" w:styleId="TableNotesList" w:customStyle="1">
    <w:name w:val="Table Notes List"/>
    <w:basedOn w:val="ListParagraph"/>
    <w:uiPriority w:val="10"/>
    <w:rsid w:val="00364D5D"/>
    <w:pPr>
      <w:numPr>
        <w:ilvl w:val="1"/>
        <w:numId w:val="6"/>
      </w:numPr>
      <w:pBdr>
        <w:bottom w:val="single" w:color="AAAAAA" w:sz="4" w:space="1"/>
      </w:pBdr>
      <w:spacing w:before="0" w:line="240" w:lineRule="auto"/>
      <w:contextualSpacing/>
    </w:pPr>
    <w:rPr>
      <w:rFonts w:ascii="Arial Narrow" w:hAnsi="Arial Narrow"/>
      <w:szCs w:val="16"/>
      <w14:numForm w14:val="lining"/>
    </w:rPr>
  </w:style>
  <w:style w:type="paragraph" w:styleId="TableNotesTitle" w:customStyle="1">
    <w:name w:val="Table Notes Title"/>
    <w:basedOn w:val="TableNotesList"/>
    <w:next w:val="TableNotesList"/>
    <w:uiPriority w:val="10"/>
    <w:rsid w:val="00364D5D"/>
    <w:pPr>
      <w:keepNext/>
      <w:numPr>
        <w:ilvl w:val="0"/>
      </w:numPr>
      <w:pBdr>
        <w:bottom w:val="none" w:color="auto" w:sz="0" w:space="0"/>
      </w:pBdr>
    </w:pPr>
  </w:style>
  <w:style w:type="paragraph" w:styleId="Subtitle">
    <w:name w:val="Subtitle"/>
    <w:basedOn w:val="Normal"/>
    <w:next w:val="Normal"/>
    <w:link w:val="SubtitleChar"/>
    <w:uiPriority w:val="11"/>
    <w:semiHidden/>
    <w:qFormat/>
    <w:rsid w:val="00906AE3"/>
    <w:pPr>
      <w:numPr>
        <w:numId w:val="0"/>
      </w:numPr>
      <w:spacing w:after="160"/>
      <w:ind w:left="288" w:hanging="288"/>
    </w:pPr>
    <w:rPr>
      <w:rFonts w:eastAsiaTheme="minorEastAsia"/>
      <w:color w:val="5A5A5A" w:themeColor="text1" w:themeTint="A5"/>
      <w:spacing w:val="15"/>
      <w:sz w:val="22"/>
      <w:szCs w:val="22"/>
    </w:rPr>
  </w:style>
  <w:style w:type="character" w:styleId="SubtitleChar" w:customStyle="1">
    <w:name w:val="Subtitle Char"/>
    <w:basedOn w:val="DefaultParagraphFont"/>
    <w:link w:val="Subtitle"/>
    <w:uiPriority w:val="11"/>
    <w:semiHidden/>
    <w:rsid w:val="00906AE3"/>
    <w:rPr>
      <w:rFonts w:ascii="Segoe UI Semilight" w:hAnsi="Segoe UI Semilight" w:eastAsiaTheme="minorEastAsia"/>
      <w:color w:val="5A5A5A" w:themeColor="text1" w:themeTint="A5"/>
      <w:spacing w:val="15"/>
      <w:sz w:val="22"/>
      <w:szCs w:val="22"/>
    </w:rPr>
  </w:style>
  <w:style w:type="paragraph" w:styleId="Title">
    <w:name w:val="Title"/>
    <w:basedOn w:val="Normal"/>
    <w:next w:val="Normal"/>
    <w:link w:val="TitleChar"/>
    <w:uiPriority w:val="11"/>
    <w:semiHidden/>
    <w:qFormat/>
    <w:rsid w:val="00906AE3"/>
    <w:pPr>
      <w:spacing w:before="0" w:line="240" w:lineRule="auto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1"/>
    <w:semiHidden/>
    <w:rsid w:val="00906AE3"/>
    <w:rPr>
      <w:rFonts w:ascii="Segoe UI Semilight" w:hAnsi="Segoe UI Semilight" w:eastAsiaTheme="majorEastAsia" w:cstheme="majorBidi"/>
      <w:spacing w:val="-10"/>
      <w:kern w:val="28"/>
      <w:sz w:val="56"/>
      <w:szCs w:val="56"/>
    </w:rPr>
  </w:style>
  <w:style w:type="paragraph" w:styleId="TOCHeading">
    <w:name w:val="TOC Heading"/>
    <w:basedOn w:val="Heading1"/>
    <w:next w:val="Normal"/>
    <w:uiPriority w:val="12"/>
    <w:semiHidden/>
    <w:unhideWhenUsed/>
    <w:qFormat/>
    <w:rsid w:val="00906AE3"/>
    <w:pPr>
      <w:numPr>
        <w:numId w:val="0"/>
      </w:numPr>
      <w:spacing w:before="240" w:after="0"/>
      <w:outlineLvl w:val="9"/>
    </w:pPr>
    <w:rPr>
      <w:color w:val="000000" w:themeColor="accent1" w:themeShade="BF"/>
      <w:kern w:val="0"/>
    </w:rPr>
  </w:style>
  <w:style w:type="paragraph" w:styleId="TableBulletLevel1" w:customStyle="1">
    <w:name w:val="Table Bullet Level 1"/>
    <w:basedOn w:val="BulletLevel1"/>
    <w:uiPriority w:val="6"/>
    <w:qFormat/>
    <w:rsid w:val="00A10CB4"/>
    <w:pPr>
      <w:numPr>
        <w:numId w:val="11"/>
      </w:numPr>
      <w:spacing w:before="40" w:after="40" w:line="240" w:lineRule="auto"/>
    </w:pPr>
    <w:rPr>
      <w:rFonts w:ascii="Arial Narrow" w:hAnsi="Arial Narrow"/>
      <w:bCs/>
      <w:sz w:val="21"/>
      <w:szCs w:val="21"/>
      <w14:numForm w14:val="lining"/>
    </w:rPr>
  </w:style>
  <w:style w:type="paragraph" w:styleId="TableBulletLevel2" w:customStyle="1">
    <w:name w:val="Table Bullet Level 2"/>
    <w:basedOn w:val="BulletLevel2"/>
    <w:uiPriority w:val="6"/>
    <w:qFormat/>
    <w:rsid w:val="00A10CB4"/>
    <w:pPr>
      <w:numPr>
        <w:numId w:val="11"/>
      </w:numPr>
      <w:spacing w:before="40" w:after="40" w:line="240" w:lineRule="auto"/>
    </w:pPr>
    <w:rPr>
      <w:rFonts w:ascii="Arial Narrow" w:hAnsi="Arial Narrow"/>
      <w:bCs/>
      <w:sz w:val="21"/>
      <w:szCs w:val="21"/>
      <w14:numForm w14:val="lining"/>
    </w:rPr>
  </w:style>
  <w:style w:type="numbering" w:styleId="CarolloLtrhdTableBullet" w:customStyle="1">
    <w:name w:val="Carollo Ltrhd Table Bullet"/>
    <w:uiPriority w:val="99"/>
    <w:rsid w:val="00A10CB4"/>
    <w:pPr>
      <w:numPr>
        <w:numId w:val="4"/>
      </w:numPr>
    </w:pPr>
  </w:style>
  <w:style w:type="numbering" w:styleId="CarolloLtrhdTableNumbering" w:customStyle="1">
    <w:name w:val="Carollo Ltrhd Table Numbering"/>
    <w:uiPriority w:val="99"/>
    <w:rsid w:val="00875F28"/>
    <w:pPr>
      <w:numPr>
        <w:numId w:val="5"/>
      </w:numPr>
    </w:pPr>
  </w:style>
  <w:style w:type="paragraph" w:styleId="TableNumberLevel1" w:customStyle="1">
    <w:name w:val="Table Number Level 1"/>
    <w:basedOn w:val="TableText"/>
    <w:uiPriority w:val="6"/>
    <w:qFormat/>
    <w:rsid w:val="004117FA"/>
    <w:pPr>
      <w:numPr>
        <w:ilvl w:val="1"/>
      </w:numPr>
    </w:pPr>
  </w:style>
  <w:style w:type="paragraph" w:styleId="TableNumberLevel2" w:customStyle="1">
    <w:name w:val="Table Number Level 2"/>
    <w:basedOn w:val="TableText"/>
    <w:uiPriority w:val="6"/>
    <w:qFormat/>
    <w:rsid w:val="004117FA"/>
    <w:pPr>
      <w:numPr>
        <w:ilvl w:val="2"/>
      </w:numPr>
    </w:pPr>
  </w:style>
  <w:style w:type="character" w:styleId="CarolloOFCLtrhdAddress-Char" w:customStyle="1">
    <w:name w:val="Carollo OFC Ltrhd Address-Char"/>
    <w:basedOn w:val="DefaultParagraphFont"/>
    <w:uiPriority w:val="1"/>
    <w:rsid w:val="005A1C8A"/>
    <w:rPr>
      <w:rFonts w:ascii="Calibri Light" w:hAnsi="Calibri Light"/>
      <w:color w:val="808080" w:themeColor="background1" w:themeShade="80"/>
      <w:sz w:val="16"/>
    </w:rPr>
  </w:style>
  <w:style w:type="paragraph" w:styleId="Subject" w:customStyle="1">
    <w:name w:val="Subject"/>
    <w:basedOn w:val="Normal"/>
    <w:qFormat/>
    <w:rsid w:val="00656E0D"/>
    <w:pPr>
      <w:numPr>
        <w:numId w:val="0"/>
      </w:numPr>
      <w:tabs>
        <w:tab w:val="left" w:pos="1080"/>
      </w:tabs>
      <w:ind w:left="1080" w:hanging="1080"/>
    </w:pPr>
  </w:style>
  <w:style w:type="paragraph" w:styleId="PhotoCaption" w:customStyle="1">
    <w:name w:val="Photo Caption"/>
    <w:basedOn w:val="Normal"/>
    <w:uiPriority w:val="3"/>
    <w:rsid w:val="004E054C"/>
    <w:pPr>
      <w:numPr>
        <w:numId w:val="0"/>
      </w:numPr>
      <w:spacing w:before="60" w:after="240"/>
    </w:pPr>
    <w:rPr>
      <w:rFonts w:ascii="Arial Narrow" w:hAnsi="Arial Narrow" w:cs="Segoe UI"/>
      <w:i/>
      <w:iCs/>
      <w:color w:val="003CB9"/>
      <w:sz w:val="21"/>
      <w:szCs w:val="22"/>
    </w:rPr>
  </w:style>
  <w:style w:type="paragraph" w:styleId="BulletLevel4" w:customStyle="1">
    <w:name w:val="Bullet Level 4"/>
    <w:uiPriority w:val="2"/>
    <w:rsid w:val="002535FF"/>
    <w:pPr>
      <w:numPr>
        <w:ilvl w:val="3"/>
        <w:numId w:val="10"/>
      </w:numPr>
      <w:spacing w:before="80"/>
      <w:contextualSpacing/>
    </w:pPr>
    <w:rPr>
      <w:rFonts w:ascii="Segoe UI Semilight" w:hAnsi="Segoe UI Semilight"/>
      <w:szCs w:val="22"/>
    </w:rPr>
  </w:style>
  <w:style w:type="paragraph" w:styleId="BulletLevel5" w:customStyle="1">
    <w:name w:val="Bullet Level 5"/>
    <w:uiPriority w:val="2"/>
    <w:rsid w:val="002535FF"/>
    <w:pPr>
      <w:numPr>
        <w:ilvl w:val="4"/>
        <w:numId w:val="10"/>
      </w:numPr>
      <w:spacing w:before="80"/>
      <w:contextualSpacing/>
    </w:pPr>
    <w:rPr>
      <w:rFonts w:ascii="Segoe UI Semilight" w:hAnsi="Segoe UI Semilight"/>
      <w:szCs w:val="22"/>
    </w:rPr>
  </w:style>
  <w:style w:type="paragraph" w:styleId="NumberLevel4" w:customStyle="1">
    <w:name w:val="Number Level 4"/>
    <w:uiPriority w:val="2"/>
    <w:rsid w:val="007B2088"/>
    <w:pPr>
      <w:numPr>
        <w:ilvl w:val="4"/>
        <w:numId w:val="13"/>
      </w:numPr>
      <w:spacing w:before="80"/>
      <w:contextualSpacing/>
    </w:pPr>
    <w:rPr>
      <w:rFonts w:ascii="Segoe UI Semilight" w:hAnsi="Segoe UI Semilight"/>
      <w:szCs w:val="22"/>
    </w:rPr>
  </w:style>
  <w:style w:type="paragraph" w:styleId="NumberLevel5" w:customStyle="1">
    <w:name w:val="Number Level 5"/>
    <w:uiPriority w:val="2"/>
    <w:rsid w:val="007B2088"/>
    <w:pPr>
      <w:numPr>
        <w:ilvl w:val="5"/>
        <w:numId w:val="13"/>
      </w:numPr>
      <w:spacing w:before="80"/>
      <w:contextualSpacing/>
    </w:pPr>
    <w:rPr>
      <w:rFonts w:ascii="Segoe UI Semilight" w:hAnsi="Segoe UI Semilight"/>
      <w:szCs w:val="22"/>
    </w:rPr>
  </w:style>
  <w:style w:type="numbering" w:styleId="CarolloLtrhdBullet" w:customStyle="1">
    <w:name w:val="Carollo Ltrhd Bullet"/>
    <w:uiPriority w:val="99"/>
    <w:rsid w:val="002535FF"/>
    <w:pPr>
      <w:numPr>
        <w:numId w:val="8"/>
      </w:numPr>
    </w:pPr>
  </w:style>
  <w:style w:type="numbering" w:styleId="CarolloLtrhdNumbering" w:customStyle="1">
    <w:name w:val="Carollo Ltrhd Numbering"/>
    <w:uiPriority w:val="99"/>
    <w:rsid w:val="007B2088"/>
    <w:pPr>
      <w:numPr>
        <w:numId w:val="7"/>
      </w:numPr>
    </w:pPr>
  </w:style>
  <w:style w:type="paragraph" w:styleId="TableNotesAbbreviations" w:customStyle="1">
    <w:name w:val="Table Notes Abbreviations"/>
    <w:basedOn w:val="TableNotesList"/>
    <w:uiPriority w:val="4"/>
    <w:qFormat/>
    <w:rsid w:val="00EC6B23"/>
    <w:pPr>
      <w:numPr>
        <w:ilvl w:val="0"/>
        <w:numId w:val="0"/>
      </w:numPr>
    </w:pPr>
  </w:style>
  <w:style w:type="paragraph" w:styleId="Style1" w:customStyle="1">
    <w:name w:val="Style1"/>
    <w:basedOn w:val="LtrhdHeading1"/>
    <w:next w:val="Heading1"/>
    <w:uiPriority w:val="1"/>
    <w:qFormat/>
    <w:rsid w:val="00E94619"/>
  </w:style>
  <w:style w:type="paragraph" w:styleId="Style2" w:customStyle="1">
    <w:name w:val="Style2"/>
    <w:basedOn w:val="Heading1"/>
    <w:uiPriority w:val="1"/>
    <w:qFormat/>
    <w:rsid w:val="00A41A17"/>
    <w:rPr>
      <w:color w:val="003CB9" w:themeColor="text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548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61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24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07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509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87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18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46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77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89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230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918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794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830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8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30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523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16/09/relationships/commentsIds" Target="commentsIds.xml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21" Type="http://schemas.openxmlformats.org/officeDocument/2006/relationships/glossaryDocument" Target="glossary/document.xml"/><Relationship Id="rId7" Type="http://schemas.openxmlformats.org/officeDocument/2006/relationships/settings" Target="settings.xml"/><Relationship Id="rId12" Type="http://schemas.microsoft.com/office/2011/relationships/commentsExtended" Target="commentsExtended.xml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comments" Target="comments.xml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microsoft.com/office/2018/08/relationships/commentsExtensible" Target="commentsExtensible.xml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YKoyama\AppData\Roaming\Microsoft\Templates\Carollo\Word\Letterhead%20Templat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85A5B77B9B344168A76E14FA4110BF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FD7CDA-E42F-42CB-AEC9-7F96E351AE79}"/>
      </w:docPartPr>
      <w:docPartBody>
        <w:p w:rsidR="007C56E8" w:rsidRDefault="00000000">
          <w:pPr>
            <w:pStyle w:val="85A5B77B9B344168A76E14FA4110BF9F"/>
          </w:pPr>
          <w:r w:rsidRPr="00E66BEE">
            <w:rPr>
              <w:rStyle w:val="PlaceholderText"/>
            </w:rPr>
            <w:t>Click here to enter a date.</w:t>
          </w:r>
        </w:p>
      </w:docPartBody>
    </w:docPart>
    <w:docPart>
      <w:docPartPr>
        <w:name w:val="83EBB20C9C474C8F875718A9834FF1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18E36C5-694E-4E40-A3DA-6246FE17DACC}"/>
      </w:docPartPr>
      <w:docPartBody>
        <w:p w:rsidR="007C56E8" w:rsidRDefault="000E296D" w:rsidP="000E296D">
          <w:pPr>
            <w:pStyle w:val="83EBB20C9C474C8F875718A9834FF176"/>
          </w:pPr>
          <w:r w:rsidRPr="00E66BEE">
            <w:rPr>
              <w:rStyle w:val="PlaceholderText"/>
            </w:rPr>
            <w:t>Click here to enter a date.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altName w:val="Arial"/>
    <w:charset w:val="00"/>
    <w:family w:val="swiss"/>
    <w:pitch w:val="variable"/>
    <w:sig w:usb0="00000287" w:usb1="00000800" w:usb2="00000000" w:usb3="00000000" w:csb0="0000009F" w:csb1="00000000"/>
  </w:font>
  <w:font w:name="Segoe Pro SemiLight">
    <w:charset w:val="00"/>
    <w:family w:val="swiss"/>
    <w:pitch w:val="variable"/>
    <w:sig w:usb0="A00002AF" w:usb1="4000205B" w:usb2="00000000" w:usb3="00000000" w:csb0="0000009F" w:csb1="00000000"/>
  </w:font>
  <w:font w:name="Segoe UI Semilight">
    <w:panose1 w:val="020B0402040204020203"/>
    <w:charset w:val="00"/>
    <w:family w:val="swiss"/>
    <w:pitch w:val="variable"/>
    <w:sig w:usb0="E4002EFF" w:usb1="C000E47F" w:usb2="00000009" w:usb3="00000000" w:csb0="000001FF" w:csb1="00000000"/>
  </w:font>
  <w:font w:name="Proxima Nova">
    <w:altName w:val="Tahoma"/>
    <w:panose1 w:val="00000000000000000000"/>
    <w:charset w:val="00"/>
    <w:family w:val="modern"/>
    <w:notTrueType/>
    <w:pitch w:val="variable"/>
    <w:sig w:usb0="A00002EF" w:usb1="5000E0F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panose1 w:val="00000000000000000000"/>
    <w:charset w:val="00"/>
    <w:family w:val="roman"/>
    <w:notTrueType/>
    <w:pitch w:val="default"/>
  </w:font>
  <w:font w:name="Yu Mincho">
    <w:altName w:val="游明朝"/>
    <w:panose1 w:val="00000000000000000000"/>
    <w:charset w:val="8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0000000000000000000"/>
    <w:charset w:val="00"/>
    <w:family w:val="roman"/>
    <w:notTrueType/>
    <w:pitch w:val="default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96D"/>
    <w:rsid w:val="000E296D"/>
    <w:rsid w:val="007C56E8"/>
    <w:rsid w:val="00C70E24"/>
    <w:rsid w:val="00E528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0E296D"/>
    <w:rPr>
      <w:color w:val="808080"/>
    </w:rPr>
  </w:style>
  <w:style w:type="paragraph" w:customStyle="1" w:styleId="85A5B77B9B344168A76E14FA4110BF9F">
    <w:name w:val="85A5B77B9B344168A76E14FA4110BF9F"/>
  </w:style>
  <w:style w:type="paragraph" w:customStyle="1" w:styleId="83EBB20C9C474C8F875718A9834FF176">
    <w:name w:val="83EBB20C9C474C8F875718A9834FF176"/>
    <w:rsid w:val="000E296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2023CarolloStandard">
  <a:themeElements>
    <a:clrScheme name="Carollo">
      <a:dk1>
        <a:srgbClr val="000000"/>
      </a:dk1>
      <a:lt1>
        <a:srgbClr val="FFFFFF"/>
      </a:lt1>
      <a:dk2>
        <a:srgbClr val="003CB9"/>
      </a:dk2>
      <a:lt2>
        <a:srgbClr val="E6E6E6"/>
      </a:lt2>
      <a:accent1>
        <a:srgbClr val="000000"/>
      </a:accent1>
      <a:accent2>
        <a:srgbClr val="003CB9"/>
      </a:accent2>
      <a:accent3>
        <a:srgbClr val="FAA41A"/>
      </a:accent3>
      <a:accent4>
        <a:srgbClr val="15A3EB"/>
      </a:accent4>
      <a:accent5>
        <a:srgbClr val="1CBEA8"/>
      </a:accent5>
      <a:accent6>
        <a:srgbClr val="E6E6E6"/>
      </a:accent6>
      <a:hlink>
        <a:srgbClr val="003CB9"/>
      </a:hlink>
      <a:folHlink>
        <a:srgbClr val="FAA41A"/>
      </a:folHlink>
    </a:clrScheme>
    <a:fontScheme name="Carollo Powerpoint Fonts">
      <a:majorFont>
        <a:latin typeface="Segoe UI Light"/>
        <a:ea typeface=""/>
        <a:cs typeface=""/>
      </a:majorFont>
      <a:minorFont>
        <a:latin typeface="Segoe U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2023CarolloStandard" id="{7274FCFA-6004-4DF5-A00D-DDF17D0B0938}" vid="{012543C4-0436-4FA7-B504-EFF569CAB85B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0F0FCAD09C7824294A5D6CDC3E34D5C" ma:contentTypeVersion="4" ma:contentTypeDescription="Create a new document." ma:contentTypeScope="" ma:versionID="cd817e152ba74b4f1c31de3f71feceef">
  <xsd:schema xmlns:xsd="http://www.w3.org/2001/XMLSchema" xmlns:xs="http://www.w3.org/2001/XMLSchema" xmlns:p="http://schemas.microsoft.com/office/2006/metadata/properties" xmlns:ns2="ab6bdb58-e0b2-45ec-8ca1-246350f56168" targetNamespace="http://schemas.microsoft.com/office/2006/metadata/properties" ma:root="true" ma:fieldsID="bd6482673a7e293427d74800213bf11e" ns2:_="">
    <xsd:import namespace="ab6bdb58-e0b2-45ec-8ca1-246350f5616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6bdb58-e0b2-45ec-8ca1-246350f5616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1D48291-A2EE-49CB-A787-941E8D78BE0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D9B099D-30A1-4397-85A9-BD6F13554DB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b6bdb58-e0b2-45ec-8ca1-246350f5616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8E1FFAC-F511-49AF-98E3-57516BC91E32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15FDCAB1-7972-4835-9A80-5764C45486BF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Letterhead Template.dotx</ap:Template>
  <ap:Application>Microsoft Word for the web</ap:Application>
  <ap:DocSecurity>4</ap:DocSecurity>
  <ap:ScaleCrop>false</ap:ScaleCrop>
  <ap:Company>Carollo Engineers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Yoko Koyama</dc:creator>
  <keywords/>
  <dc:description/>
  <lastModifiedBy>Yoko Koyama</lastModifiedBy>
  <revision>80</revision>
  <lastPrinted>2017-10-18T00:25:00.0000000Z</lastPrinted>
  <dcterms:created xsi:type="dcterms:W3CDTF">2024-04-25T18:02:00.0000000Z</dcterms:created>
  <dcterms:modified xsi:type="dcterms:W3CDTF">2024-05-02T19:32:10.0612710Z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0x010100A0F0FCAD09C7824294A5D6CDC3E34D5C</vt:lpwstr>
  </property>
</Properties>
</file>