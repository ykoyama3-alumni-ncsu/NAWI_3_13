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Date"/>
    <w:p w14:paraId="3AEB2B48" w14:textId="3B81D695" w:rsidR="003C7553" w:rsidRDefault="005138F6" w:rsidP="00875F28">
      <w:pPr>
        <w:pStyle w:val="DateRecipientClosing"/>
      </w:pPr>
      <w:sdt>
        <w:sdtPr>
          <w:id w:val="805353441"/>
          <w:placeholder>
            <w:docPart w:val="85A5B77B9B344168A76E14FA4110BF9F"/>
          </w:placeholder>
          <w:date w:fullDate="2024-04-25T00:00:00Z">
            <w:dateFormat w:val="MMMM d, yyyy"/>
            <w:lid w:val="en-US"/>
            <w:storeMappedDataAs w:val="dateTime"/>
            <w:calendar w:val="gregorian"/>
          </w:date>
        </w:sdtPr>
        <w:sdtEndPr/>
        <w:sdtContent>
          <w:r w:rsidR="003A796B">
            <w:t>April 25, 2024</w:t>
          </w:r>
        </w:sdtContent>
      </w:sdt>
      <w:bookmarkEnd w:id="0"/>
    </w:p>
    <w:p w14:paraId="6C957457" w14:textId="2424AE62" w:rsidR="003C7553" w:rsidRDefault="00D656E2" w:rsidP="00823932">
      <w:pPr>
        <w:pStyle w:val="DateRecipientClosing"/>
      </w:pPr>
      <w:bookmarkStart w:id="1" w:name="RecipientName"/>
      <w:r>
        <w:t>To: OCWD</w:t>
      </w:r>
    </w:p>
    <w:bookmarkEnd w:id="1"/>
    <w:p w14:paraId="5AA46495" w14:textId="3A5B2AE1" w:rsidR="003B7935" w:rsidRDefault="00BF20A1" w:rsidP="00BF0226">
      <w:pPr>
        <w:pStyle w:val="Style2"/>
        <w:numPr>
          <w:ilvl w:val="0"/>
          <w:numId w:val="0"/>
        </w:numPr>
        <w:spacing w:before="0" w:after="0"/>
      </w:pPr>
      <w:r>
        <w:t>Overview</w:t>
      </w:r>
    </w:p>
    <w:p w14:paraId="2CDB008B" w14:textId="61960944" w:rsidR="00237C15" w:rsidRPr="00910273" w:rsidRDefault="70FC236F" w:rsidP="00237C15">
      <w:commentRangeStart w:id="2"/>
      <w:r>
        <w:t xml:space="preserve">This letter of data request is motivated by the NAWI </w:t>
      </w:r>
      <w:r w:rsidR="00D656E2">
        <w:t xml:space="preserve">Project 3.13 </w:t>
      </w:r>
      <w:r>
        <w:t xml:space="preserve">to </w:t>
      </w:r>
      <w:r w:rsidR="00D656E2">
        <w:t xml:space="preserve">model. </w:t>
      </w:r>
      <w:r>
        <w:t>RO fouling</w:t>
      </w:r>
      <w:r w:rsidR="00D656E2">
        <w:t xml:space="preserve">. We would like </w:t>
      </w:r>
      <w:r>
        <w:t xml:space="preserve">to pull plant-scale data </w:t>
      </w:r>
      <w:commentRangeStart w:id="3"/>
      <w:commentRangeStart w:id="4"/>
      <w:r>
        <w:t xml:space="preserve">over </w:t>
      </w:r>
      <w:r w:rsidR="00D656E2">
        <w:t>one year</w:t>
      </w:r>
      <w:r>
        <w:t xml:space="preserve"> of time</w:t>
      </w:r>
      <w:ins w:id="5" w:author="Yoko Koyama" w:date="2024-05-31T05:33:00Z" w16du:dateUtc="2024-05-31T12:33:00Z">
        <w:r w:rsidR="0063645A">
          <w:t xml:space="preserve"> (Dec 2022 to Dec 2023)</w:t>
        </w:r>
      </w:ins>
      <w:r>
        <w:t xml:space="preserve"> </w:t>
      </w:r>
      <w:commentRangeEnd w:id="3"/>
      <w:r w:rsidR="005041DB">
        <w:rPr>
          <w:rStyle w:val="CommentReference"/>
        </w:rPr>
        <w:commentReference w:id="3"/>
      </w:r>
      <w:commentRangeEnd w:id="4"/>
      <w:r w:rsidR="005041DB">
        <w:rPr>
          <w:rStyle w:val="CommentReference"/>
        </w:rPr>
        <w:commentReference w:id="4"/>
      </w:r>
      <w:r>
        <w:t>to aid initial data analysis</w:t>
      </w:r>
      <w:r w:rsidR="00D656E2">
        <w:t xml:space="preserve"> for t</w:t>
      </w:r>
      <w:ins w:id="6" w:author="Yoko Koyama" w:date="2024-05-31T05:33:00Z" w16du:dateUtc="2024-05-31T12:33:00Z">
        <w:r w:rsidR="0063645A">
          <w:t>hree</w:t>
        </w:r>
      </w:ins>
      <w:del w:id="7" w:author="Yoko Koyama" w:date="2024-05-31T05:33:00Z" w16du:dateUtc="2024-05-31T12:33:00Z">
        <w:r w:rsidR="00D656E2" w:rsidDel="0063645A">
          <w:delText>wo</w:delText>
        </w:r>
      </w:del>
      <w:r w:rsidR="00D656E2">
        <w:t xml:space="preserve"> (</w:t>
      </w:r>
      <w:del w:id="8" w:author="Yoko Koyama" w:date="2024-05-31T05:33:00Z" w16du:dateUtc="2024-05-31T12:33:00Z">
        <w:r w:rsidR="00D656E2" w:rsidDel="0063645A">
          <w:delText>2</w:delText>
        </w:r>
      </w:del>
      <w:ins w:id="9" w:author="Yoko Koyama" w:date="2024-05-31T05:33:00Z" w16du:dateUtc="2024-05-31T12:33:00Z">
        <w:r w:rsidR="0063645A">
          <w:t>3</w:t>
        </w:r>
      </w:ins>
      <w:r w:rsidR="00D656E2">
        <w:t xml:space="preserve">) selected RO units </w:t>
      </w:r>
      <w:commentRangeStart w:id="10"/>
      <w:commentRangeStart w:id="11"/>
      <w:commentRangeStart w:id="12"/>
      <w:commentRangeStart w:id="13"/>
      <w:commentRangeStart w:id="14"/>
      <w:commentRangeEnd w:id="10"/>
      <w:r w:rsidR="005041DB">
        <w:rPr>
          <w:rStyle w:val="CommentReference"/>
        </w:rPr>
        <w:commentReference w:id="10"/>
      </w:r>
      <w:commentRangeEnd w:id="11"/>
      <w:r w:rsidR="005041DB">
        <w:rPr>
          <w:rStyle w:val="CommentReference"/>
        </w:rPr>
        <w:commentReference w:id="11"/>
      </w:r>
      <w:commentRangeEnd w:id="12"/>
      <w:r w:rsidR="005041DB">
        <w:rPr>
          <w:rStyle w:val="CommentReference"/>
        </w:rPr>
        <w:commentReference w:id="12"/>
      </w:r>
      <w:commentRangeEnd w:id="13"/>
      <w:r w:rsidR="005041DB">
        <w:rPr>
          <w:rStyle w:val="CommentReference"/>
        </w:rPr>
        <w:commentReference w:id="13"/>
      </w:r>
      <w:commentRangeEnd w:id="14"/>
      <w:r w:rsidR="005041DB">
        <w:rPr>
          <w:rStyle w:val="CommentReference"/>
        </w:rPr>
        <w:commentReference w:id="14"/>
      </w:r>
      <w:r w:rsidR="00D656E2">
        <w:t>(</w:t>
      </w:r>
      <w:del w:id="15" w:author="Yoko Koyama" w:date="2024-05-31T05:34:00Z" w16du:dateUtc="2024-05-31T12:34:00Z">
        <w:r w:rsidR="00D656E2" w:rsidDel="0063645A">
          <w:delText>selection of the units will be based on OWCD’s discretion</w:delText>
        </w:r>
      </w:del>
      <w:ins w:id="16" w:author="Yoko Koyama" w:date="2024-05-31T08:10:00Z" w16du:dateUtc="2024-05-31T15:10:00Z">
        <w:r w:rsidR="00814CCE">
          <w:t xml:space="preserve">C02, </w:t>
        </w:r>
      </w:ins>
      <w:ins w:id="17" w:author="Yoko Koyama" w:date="2024-05-31T08:11:00Z" w16du:dateUtc="2024-05-31T15:11:00Z">
        <w:r w:rsidR="00814CCE">
          <w:t xml:space="preserve">H02, </w:t>
        </w:r>
      </w:ins>
      <w:ins w:id="18" w:author="Yoko Koyama" w:date="2024-05-31T05:34:00Z" w16du:dateUtc="2024-05-31T12:34:00Z">
        <w:r w:rsidR="0063645A">
          <w:t>E01</w:t>
        </w:r>
      </w:ins>
      <w:r w:rsidR="00D656E2">
        <w:t>)</w:t>
      </w:r>
      <w:r>
        <w:t>. The data</w:t>
      </w:r>
      <w:r w:rsidR="00D656E2">
        <w:t>-</w:t>
      </w:r>
      <w:r>
        <w:t xml:space="preserve">driven modeling team </w:t>
      </w:r>
      <w:r w:rsidR="00D656E2">
        <w:t>may</w:t>
      </w:r>
      <w:r>
        <w:t xml:space="preserve"> follow up with additional data request once initial data analysis is </w:t>
      </w:r>
      <w:proofErr w:type="gramStart"/>
      <w:r>
        <w:t>complete</w:t>
      </w:r>
      <w:r w:rsidR="00D656E2">
        <w:t>, but</w:t>
      </w:r>
      <w:proofErr w:type="gramEnd"/>
      <w:r w:rsidR="00D656E2">
        <w:t xml:space="preserve"> will strive to make this initial request comprehensive to sustain the planned analysis for year 1 of this project</w:t>
      </w:r>
      <w:r>
        <w:t>.</w:t>
      </w:r>
      <w:commentRangeEnd w:id="2"/>
      <w:r w:rsidR="005041DB">
        <w:rPr>
          <w:rStyle w:val="CommentReference"/>
        </w:rPr>
        <w:commentReference w:id="2"/>
      </w:r>
    </w:p>
    <w:p w14:paraId="576E6557" w14:textId="3A868F05" w:rsidR="00D656E2" w:rsidDel="0063645A" w:rsidRDefault="00D656E2">
      <w:pPr>
        <w:rPr>
          <w:del w:id="19" w:author="Yoko Koyama" w:date="2024-05-31T05:33:00Z" w16du:dateUtc="2024-05-31T12:33:00Z"/>
        </w:rPr>
      </w:pPr>
      <w:del w:id="20" w:author="Yoko Koyama" w:date="2024-05-31T05:33:00Z" w16du:dateUtc="2024-05-31T12:33:00Z">
        <w:r w:rsidDel="0063645A">
          <w:delText>Dec 2022 to Dec 2023</w:delText>
        </w:r>
      </w:del>
    </w:p>
    <w:p w14:paraId="5F3032B0" w14:textId="77777777" w:rsidR="002A7F17" w:rsidRDefault="002A7F17" w:rsidP="00237C15">
      <w:pPr>
        <w:pStyle w:val="Style2"/>
        <w:numPr>
          <w:ilvl w:val="0"/>
          <w:numId w:val="0"/>
        </w:numPr>
        <w:spacing w:before="0" w:after="0"/>
      </w:pPr>
      <w:r>
        <w:t>Data Request</w:t>
      </w:r>
    </w:p>
    <w:p w14:paraId="4A768A41" w14:textId="3681734A" w:rsidR="000476FA" w:rsidRDefault="000527BE">
      <w:pPr>
        <w:numPr>
          <w:ilvl w:val="0"/>
          <w:numId w:val="0"/>
        </w:numPr>
      </w:pPr>
      <w:r>
        <w:t xml:space="preserve">Below we specify the variables and </w:t>
      </w:r>
      <w:r w:rsidR="006B6EA0">
        <w:t>requested</w:t>
      </w:r>
      <w:r>
        <w:t xml:space="preserve"> frequency of data</w:t>
      </w:r>
      <w:r w:rsidR="006B6EA0">
        <w:t>. T</w:t>
      </w:r>
      <w:r>
        <w:t xml:space="preserve">he format of </w:t>
      </w:r>
      <w:proofErr w:type="gramStart"/>
      <w:r>
        <w:t>these</w:t>
      </w:r>
      <w:proofErr w:type="gramEnd"/>
      <w:r>
        <w:t xml:space="preserve"> information shall be contained in </w:t>
      </w:r>
      <w:r w:rsidR="00025553">
        <w:t>a single</w:t>
      </w:r>
      <w:r>
        <w:t xml:space="preserve"> Excel or csv file</w:t>
      </w:r>
      <w:r w:rsidR="0085656B">
        <w:t>.</w:t>
      </w:r>
      <w:r w:rsidR="008C5474">
        <w:t xml:space="preserve"> We expect </w:t>
      </w:r>
      <w:r w:rsidR="00DE5C6A">
        <w:t>information summarized in Table 1 to be given for the length of at least 1 year for the initial data analysis.</w:t>
      </w:r>
    </w:p>
    <w:p w14:paraId="372F7F98" w14:textId="705EFF61" w:rsidR="00057B19" w:rsidRDefault="004D2499">
      <w:pPr>
        <w:numPr>
          <w:ilvl w:val="0"/>
          <w:numId w:val="0"/>
        </w:numPr>
      </w:pPr>
      <w:r>
        <w:t xml:space="preserve">We anticipate the primary </w:t>
      </w:r>
      <w:r w:rsidR="001B7E14">
        <w:t xml:space="preserve">time interval of our analysis will be daily. For grab sample </w:t>
      </w:r>
      <w:r w:rsidR="00251C03">
        <w:t xml:space="preserve">or </w:t>
      </w:r>
      <w:r w:rsidR="00D21617">
        <w:t xml:space="preserve">composite </w:t>
      </w:r>
      <w:r w:rsidR="001B7E14">
        <w:t xml:space="preserve">that is only available weekly, please provide it </w:t>
      </w:r>
      <w:r w:rsidR="00DF2165">
        <w:t xml:space="preserve">alongside </w:t>
      </w:r>
      <w:r w:rsidR="007874FE">
        <w:t xml:space="preserve">timestamps of when it was collected, and we will interpolate </w:t>
      </w:r>
      <w:r w:rsidR="00101C05">
        <w:t>appropriately.</w:t>
      </w:r>
    </w:p>
    <w:p w14:paraId="20FCB196" w14:textId="78CD7906" w:rsidR="00101C05" w:rsidRDefault="00101C05">
      <w:pPr>
        <w:numPr>
          <w:ilvl w:val="0"/>
          <w:numId w:val="0"/>
        </w:numPr>
      </w:pPr>
      <w:r>
        <w:t xml:space="preserve">For data that is available at a high-frequency </w:t>
      </w:r>
      <w:r w:rsidR="00BD6CE9">
        <w:t xml:space="preserve">online (i.e., real-time), please </w:t>
      </w:r>
      <w:proofErr w:type="gramStart"/>
      <w:r w:rsidR="00BD6CE9">
        <w:t>provided</w:t>
      </w:r>
      <w:proofErr w:type="gramEnd"/>
      <w:r w:rsidR="00BD6CE9">
        <w:t xml:space="preserve"> it at 30-minute </w:t>
      </w:r>
      <w:r w:rsidR="004731B3">
        <w:t>intervals and we will average (or otherwise compress) it appropriately.</w:t>
      </w:r>
      <w:r w:rsidR="001E0013">
        <w:t xml:space="preserve"> If possible, please provide this data as 30-minute averages as opposed to extract</w:t>
      </w:r>
      <w:r w:rsidR="00360511">
        <w:t>ing the instantaneous or last recorded data</w:t>
      </w:r>
      <w:r w:rsidR="001E0013">
        <w:t xml:space="preserve"> at </w:t>
      </w:r>
      <w:r w:rsidR="00360511">
        <w:t xml:space="preserve">30-minute intervals. </w:t>
      </w:r>
    </w:p>
    <w:p w14:paraId="177CD875" w14:textId="1D37CC8A" w:rsidR="00CE4103" w:rsidRDefault="00CE4103">
      <w:pPr>
        <w:numPr>
          <w:ilvl w:val="0"/>
          <w:numId w:val="0"/>
        </w:numPr>
      </w:pPr>
      <w:r>
        <w:t xml:space="preserve">For data that is </w:t>
      </w:r>
      <w:r w:rsidR="00A62647">
        <w:t xml:space="preserve">specific to </w:t>
      </w:r>
      <w:r w:rsidR="00A14A4B">
        <w:t xml:space="preserve">individual RO units, please provided data </w:t>
      </w:r>
      <w:commentRangeStart w:id="21"/>
      <w:commentRangeStart w:id="22"/>
      <w:r w:rsidR="00A14A4B">
        <w:t xml:space="preserve">for </w:t>
      </w:r>
      <w:r w:rsidR="00A14A4B">
        <w:rPr>
          <w:b/>
          <w:bCs/>
        </w:rPr>
        <w:t>t</w:t>
      </w:r>
      <w:ins w:id="23" w:author="Yoko Koyama" w:date="2024-05-31T05:34:00Z" w16du:dateUtc="2024-05-31T12:34:00Z">
        <w:r w:rsidR="00995A99">
          <w:rPr>
            <w:b/>
            <w:bCs/>
          </w:rPr>
          <w:t>hree</w:t>
        </w:r>
      </w:ins>
      <w:del w:id="24" w:author="Yoko Koyama" w:date="2024-05-31T05:34:00Z" w16du:dateUtc="2024-05-31T12:34:00Z">
        <w:r w:rsidR="00A14A4B" w:rsidDel="00995A99">
          <w:rPr>
            <w:b/>
            <w:bCs/>
          </w:rPr>
          <w:delText>wo</w:delText>
        </w:r>
      </w:del>
      <w:r w:rsidR="00A14A4B">
        <w:rPr>
          <w:b/>
          <w:bCs/>
        </w:rPr>
        <w:t xml:space="preserve"> </w:t>
      </w:r>
      <w:r w:rsidR="00A14A4B">
        <w:t>units.</w:t>
      </w:r>
      <w:commentRangeEnd w:id="21"/>
      <w:r w:rsidR="00BA718D">
        <w:rPr>
          <w:rStyle w:val="CommentReference"/>
        </w:rPr>
        <w:commentReference w:id="21"/>
      </w:r>
      <w:commentRangeEnd w:id="22"/>
      <w:r w:rsidR="00603162">
        <w:rPr>
          <w:rStyle w:val="CommentReference"/>
        </w:rPr>
        <w:commentReference w:id="22"/>
      </w:r>
    </w:p>
    <w:p w14:paraId="1C44996C" w14:textId="63890D71" w:rsidR="008B46F8" w:rsidRDefault="008B46F8">
      <w:pPr>
        <w:numPr>
          <w:ilvl w:val="0"/>
          <w:numId w:val="0"/>
        </w:numPr>
      </w:pPr>
      <w:r>
        <w:t xml:space="preserve">Ideally, one of these units shall be the same unit as the </w:t>
      </w:r>
      <w:r w:rsidR="00CE34C1">
        <w:t>data source of the SPI spreadsheet. The other unit shall be of OCWD’s choice.</w:t>
      </w:r>
      <w:r>
        <w:t xml:space="preserve"> </w:t>
      </w:r>
    </w:p>
    <w:p w14:paraId="40A2B4F5" w14:textId="1D260948" w:rsidR="00C0283C" w:rsidRDefault="00A22B2E" w:rsidP="00A22B2E">
      <w:pPr>
        <w:pStyle w:val="TableTitleCaption"/>
      </w:pPr>
      <w:r>
        <w:lastRenderedPageBreak/>
        <w:t xml:space="preserve">Table </w:t>
      </w:r>
      <w:r w:rsidR="00574D97">
        <w:fldChar w:fldCharType="begin"/>
      </w:r>
      <w:r w:rsidR="00574D97">
        <w:instrText xml:space="preserve"> SEQ Table \* ARABIC </w:instrText>
      </w:r>
      <w:r w:rsidR="00574D97">
        <w:fldChar w:fldCharType="separate"/>
      </w:r>
      <w:r w:rsidR="00D558FC">
        <w:rPr>
          <w:noProof/>
        </w:rPr>
        <w:t>1</w:t>
      </w:r>
      <w:r w:rsidR="00574D97">
        <w:rPr>
          <w:noProof/>
        </w:rPr>
        <w:fldChar w:fldCharType="end"/>
      </w:r>
      <w:r>
        <w:tab/>
      </w:r>
      <w:r w:rsidR="006572A1" w:rsidRPr="006572A1">
        <w:t>Summary of variables and frequency of data request</w:t>
      </w:r>
    </w:p>
    <w:tbl>
      <w:tblPr>
        <w:tblStyle w:val="CarolloTable"/>
        <w:tblW w:w="0" w:type="auto"/>
        <w:tblLook w:val="04A0" w:firstRow="1" w:lastRow="0" w:firstColumn="1" w:lastColumn="0" w:noHBand="0" w:noVBand="1"/>
      </w:tblPr>
      <w:tblGrid>
        <w:gridCol w:w="2027"/>
        <w:gridCol w:w="4319"/>
        <w:gridCol w:w="2536"/>
      </w:tblGrid>
      <w:tr w:rsidR="00851CF5" w14:paraId="1898E844" w14:textId="77777777" w:rsidTr="006364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dxa"/>
          </w:tcPr>
          <w:p w14:paraId="3D04F093" w14:textId="11CD2F77" w:rsidR="00851CF5" w:rsidRDefault="006572A1" w:rsidP="00266E1D">
            <w:pPr>
              <w:pStyle w:val="TableHeader"/>
            </w:pPr>
            <w:r>
              <w:t>Variable</w:t>
            </w:r>
            <w:r w:rsidR="003D0576">
              <w:t xml:space="preserve"> category</w:t>
            </w:r>
          </w:p>
        </w:tc>
        <w:tc>
          <w:tcPr>
            <w:tcW w:w="4319" w:type="dxa"/>
          </w:tcPr>
          <w:p w14:paraId="018DFB84" w14:textId="78E7AA42" w:rsidR="00851CF5" w:rsidRDefault="003D0576" w:rsidP="006C14F1">
            <w:pPr>
              <w:pStyle w:val="TableHeader"/>
              <w:cnfStyle w:val="100000000000" w:firstRow="1" w:lastRow="0" w:firstColumn="0" w:lastColumn="0" w:oddVBand="0" w:evenVBand="0" w:oddHBand="0" w:evenHBand="0" w:firstRowFirstColumn="0" w:firstRowLastColumn="0" w:lastRowFirstColumn="0" w:lastRowLastColumn="0"/>
            </w:pPr>
            <w:r>
              <w:t>Specific variable</w:t>
            </w:r>
            <w:r w:rsidR="00B54C32">
              <w:t>s</w:t>
            </w:r>
            <w:r>
              <w:t xml:space="preserve"> </w:t>
            </w:r>
            <w:r w:rsidR="00B54C32">
              <w:t>requested</w:t>
            </w:r>
          </w:p>
        </w:tc>
        <w:tc>
          <w:tcPr>
            <w:tcW w:w="2155" w:type="dxa"/>
          </w:tcPr>
          <w:p w14:paraId="3EF6AEB3" w14:textId="75AE2777" w:rsidR="00851CF5" w:rsidRDefault="003D0576" w:rsidP="006C14F1">
            <w:pPr>
              <w:pStyle w:val="TableHeader"/>
              <w:cnfStyle w:val="100000000000" w:firstRow="1" w:lastRow="0" w:firstColumn="0" w:lastColumn="0" w:oddVBand="0" w:evenVBand="0" w:oddHBand="0" w:evenHBand="0" w:firstRowFirstColumn="0" w:firstRowLastColumn="0" w:lastRowFirstColumn="0" w:lastRowLastColumn="0"/>
            </w:pPr>
            <w:r>
              <w:t>Expected Frequency</w:t>
            </w:r>
          </w:p>
        </w:tc>
      </w:tr>
      <w:tr w:rsidR="00A22B2E" w14:paraId="5D49BCCB" w14:textId="77777777" w:rsidTr="00636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CECF1CE" w14:textId="1F30A3B8" w:rsidR="00A22B2E" w:rsidRPr="003D0576" w:rsidRDefault="001E0013" w:rsidP="003D0576">
            <w:pPr>
              <w:pStyle w:val="TableText"/>
              <w:rPr>
                <w:bCs/>
              </w:rPr>
            </w:pPr>
            <w:r>
              <w:t xml:space="preserve">Online </w:t>
            </w:r>
            <w:r w:rsidR="004731B3">
              <w:t>w</w:t>
            </w:r>
            <w:r w:rsidR="00B54C32">
              <w:t>ater quality</w:t>
            </w:r>
          </w:p>
        </w:tc>
        <w:tc>
          <w:tcPr>
            <w:tcW w:w="4319" w:type="dxa"/>
          </w:tcPr>
          <w:p w14:paraId="14FF4B1A" w14:textId="0F6A75E5" w:rsidR="00AE0891" w:rsidRDefault="00AE0891" w:rsidP="00AE0891">
            <w:pPr>
              <w:pStyle w:val="TableBulletLevel1"/>
              <w:cnfStyle w:val="000000100000" w:firstRow="0" w:lastRow="0" w:firstColumn="0" w:lastColumn="0" w:oddVBand="0" w:evenVBand="0" w:oddHBand="1" w:evenHBand="0" w:firstRowFirstColumn="0" w:firstRowLastColumn="0" w:lastRowFirstColumn="0" w:lastRowLastColumn="0"/>
            </w:pPr>
            <w:r>
              <w:t>Conductivity</w:t>
            </w:r>
            <w:ins w:id="25" w:author="Yoko Koyama" w:date="2024-05-31T07:27:00Z" w16du:dateUtc="2024-05-31T14:27:00Z">
              <w:r w:rsidR="003218D3">
                <w:t xml:space="preserve"> </w:t>
              </w:r>
            </w:ins>
          </w:p>
          <w:p w14:paraId="20F0E0D7" w14:textId="77777777" w:rsidR="00AE0891" w:rsidRDefault="00AE0891" w:rsidP="00AE0891">
            <w:pPr>
              <w:pStyle w:val="TableBulletLevel2"/>
              <w:cnfStyle w:val="000000100000" w:firstRow="0" w:lastRow="0" w:firstColumn="0" w:lastColumn="0" w:oddVBand="0" w:evenVBand="0" w:oddHBand="1" w:evenHBand="0" w:firstRowFirstColumn="0" w:firstRowLastColumn="0" w:lastRowFirstColumn="0" w:lastRowLastColumn="0"/>
            </w:pPr>
            <w:r>
              <w:t>Feed, concentrate, permeate</w:t>
            </w:r>
          </w:p>
          <w:p w14:paraId="53EE5B04" w14:textId="77777777" w:rsidR="00AE0891" w:rsidRDefault="00AE0891" w:rsidP="00AE0891">
            <w:pPr>
              <w:pStyle w:val="TableBulletLevel2"/>
              <w:cnfStyle w:val="000000100000" w:firstRow="0" w:lastRow="0" w:firstColumn="0" w:lastColumn="0" w:oddVBand="0" w:evenVBand="0" w:oddHBand="1" w:evenHBand="0" w:firstRowFirstColumn="0" w:firstRowLastColumn="0" w:lastRowFirstColumn="0" w:lastRowLastColumn="0"/>
            </w:pPr>
            <w:commentRangeStart w:id="26"/>
            <w:commentRangeStart w:id="27"/>
            <w:r>
              <w:t>All stages</w:t>
            </w:r>
            <w:commentRangeEnd w:id="26"/>
            <w:r w:rsidR="00F5000E">
              <w:rPr>
                <w:rStyle w:val="CommentReference"/>
                <w:rFonts w:ascii="Segoe UI Semilight" w:hAnsi="Segoe UI Semilight"/>
                <w:bCs w:val="0"/>
                <w:iCs w:val="0"/>
                <w14:numForm w14:val="default"/>
              </w:rPr>
              <w:commentReference w:id="26"/>
            </w:r>
            <w:commentRangeEnd w:id="27"/>
            <w:r w:rsidR="00F675BE">
              <w:rPr>
                <w:rStyle w:val="CommentReference"/>
                <w:rFonts w:ascii="Segoe UI Semilight" w:hAnsi="Segoe UI Semilight"/>
                <w:bCs w:val="0"/>
                <w:iCs w:val="0"/>
                <w14:numForm w14:val="default"/>
              </w:rPr>
              <w:commentReference w:id="27"/>
            </w:r>
          </w:p>
          <w:p w14:paraId="3392638B" w14:textId="07688F1F" w:rsidR="007166FD" w:rsidRDefault="007166FD" w:rsidP="00AE0891">
            <w:pPr>
              <w:pStyle w:val="TableBulletLevel2"/>
              <w:cnfStyle w:val="000000100000" w:firstRow="0" w:lastRow="0" w:firstColumn="0" w:lastColumn="0" w:oddVBand="0" w:evenVBand="0" w:oddHBand="1" w:evenHBand="0" w:firstRowFirstColumn="0" w:firstRowLastColumn="0" w:lastRowFirstColumn="0" w:lastRowLastColumn="0"/>
            </w:pPr>
            <w:r>
              <w:t>% removal across unit</w:t>
            </w:r>
            <w:r w:rsidR="008760B5">
              <w:t xml:space="preserve">, and </w:t>
            </w:r>
            <w:commentRangeStart w:id="28"/>
            <w:commentRangeStart w:id="29"/>
            <w:r w:rsidR="008760B5">
              <w:t>across individual stages</w:t>
            </w:r>
            <w:commentRangeEnd w:id="28"/>
            <w:r w:rsidR="00021831">
              <w:rPr>
                <w:rStyle w:val="CommentReference"/>
                <w:rFonts w:ascii="Segoe UI Semilight" w:hAnsi="Segoe UI Semilight"/>
                <w:bCs w:val="0"/>
                <w:iCs w:val="0"/>
                <w14:numForm w14:val="default"/>
              </w:rPr>
              <w:commentReference w:id="28"/>
            </w:r>
            <w:commentRangeEnd w:id="29"/>
            <w:r w:rsidR="00CB13A7">
              <w:rPr>
                <w:rStyle w:val="CommentReference"/>
                <w:rFonts w:ascii="Segoe UI Semilight" w:hAnsi="Segoe UI Semilight"/>
                <w:bCs w:val="0"/>
                <w:iCs w:val="0"/>
                <w14:numForm w14:val="default"/>
              </w:rPr>
              <w:commentReference w:id="29"/>
            </w:r>
          </w:p>
          <w:p w14:paraId="7CD1EC57" w14:textId="574E5A0F" w:rsidR="00AE0891" w:rsidRDefault="00AE0891" w:rsidP="00AE0891">
            <w:pPr>
              <w:pStyle w:val="TableBulletLevel1"/>
              <w:cnfStyle w:val="000000100000" w:firstRow="0" w:lastRow="0" w:firstColumn="0" w:lastColumn="0" w:oddVBand="0" w:evenVBand="0" w:oddHBand="1" w:evenHBand="0" w:firstRowFirstColumn="0" w:firstRowLastColumn="0" w:lastRowFirstColumn="0" w:lastRowLastColumn="0"/>
            </w:pPr>
            <w:r>
              <w:t>Temperature</w:t>
            </w:r>
          </w:p>
          <w:p w14:paraId="75E044E0" w14:textId="031E9D64" w:rsidR="00755061" w:rsidRDefault="00755061" w:rsidP="00AE0891">
            <w:pPr>
              <w:pStyle w:val="TableBulletLevel1"/>
              <w:cnfStyle w:val="000000100000" w:firstRow="0" w:lastRow="0" w:firstColumn="0" w:lastColumn="0" w:oddVBand="0" w:evenVBand="0" w:oddHBand="1" w:evenHBand="0" w:firstRowFirstColumn="0" w:firstRowLastColumn="0" w:lastRowFirstColumn="0" w:lastRowLastColumn="0"/>
              <w:rPr>
                <w:ins w:id="30" w:author="Yoko Koyama" w:date="2024-05-31T06:46:00Z" w16du:dateUtc="2024-05-31T13:46:00Z"/>
              </w:rPr>
            </w:pPr>
            <w:r>
              <w:t>pH</w:t>
            </w:r>
          </w:p>
          <w:p w14:paraId="25D3C2CC" w14:textId="17F1753C" w:rsidR="000168C8" w:rsidRDefault="000168C8">
            <w:pPr>
              <w:pStyle w:val="TableBulletLevel2"/>
              <w:cnfStyle w:val="000000100000" w:firstRow="0" w:lastRow="0" w:firstColumn="0" w:lastColumn="0" w:oddVBand="0" w:evenVBand="0" w:oddHBand="1" w:evenHBand="0" w:firstRowFirstColumn="0" w:firstRowLastColumn="0" w:lastRowFirstColumn="0" w:lastRowLastColumn="0"/>
              <w:pPrChange w:id="31" w:author="Yoko Koyama" w:date="2024-05-31T06:47:00Z" w16du:dateUtc="2024-05-31T13:47:00Z">
                <w:pPr>
                  <w:pStyle w:val="TableBulletLevel1"/>
                  <w:cnfStyle w:val="000000100000" w:firstRow="0" w:lastRow="0" w:firstColumn="0" w:lastColumn="0" w:oddVBand="0" w:evenVBand="0" w:oddHBand="1" w:evenHBand="0" w:firstRowFirstColumn="0" w:firstRowLastColumn="0" w:lastRowFirstColumn="0" w:lastRowLastColumn="0"/>
                </w:pPr>
              </w:pPrChange>
            </w:pPr>
            <w:ins w:id="32" w:author="Yoko Koyama" w:date="2024-05-31T06:46:00Z" w16du:dateUtc="2024-05-31T13:46:00Z">
              <w:r>
                <w:t>Feed</w:t>
              </w:r>
            </w:ins>
            <w:ins w:id="33" w:author="Yoko Koyama" w:date="2024-05-31T06:47:00Z" w16du:dateUtc="2024-05-31T13:47:00Z">
              <w:r>
                <w:t>, concentrate, permeate</w:t>
              </w:r>
            </w:ins>
          </w:p>
          <w:p w14:paraId="6F7C8A1B" w14:textId="35544E22" w:rsidR="00681700" w:rsidRDefault="00681700" w:rsidP="00AE0891">
            <w:pPr>
              <w:pStyle w:val="TableBulletLevel1"/>
              <w:cnfStyle w:val="000000100000" w:firstRow="0" w:lastRow="0" w:firstColumn="0" w:lastColumn="0" w:oddVBand="0" w:evenVBand="0" w:oddHBand="1" w:evenHBand="0" w:firstRowFirstColumn="0" w:firstRowLastColumn="0" w:lastRowFirstColumn="0" w:lastRowLastColumn="0"/>
            </w:pPr>
            <w:r>
              <w:t>Feed turbidity</w:t>
            </w:r>
          </w:p>
          <w:p w14:paraId="3CB02358" w14:textId="25D9001B" w:rsidR="00025869" w:rsidRDefault="00025869" w:rsidP="00AE0891">
            <w:pPr>
              <w:pStyle w:val="TableBulletLevel1"/>
              <w:cnfStyle w:val="000000100000" w:firstRow="0" w:lastRow="0" w:firstColumn="0" w:lastColumn="0" w:oddVBand="0" w:evenVBand="0" w:oddHBand="1" w:evenHBand="0" w:firstRowFirstColumn="0" w:firstRowLastColumn="0" w:lastRowFirstColumn="0" w:lastRowLastColumn="0"/>
            </w:pPr>
            <w:r>
              <w:t>TOC</w:t>
            </w:r>
          </w:p>
          <w:p w14:paraId="14894E99" w14:textId="48E52E9E" w:rsidR="00025869" w:rsidRDefault="00025869" w:rsidP="00025869">
            <w:pPr>
              <w:pStyle w:val="TableBulletLevel2"/>
              <w:cnfStyle w:val="000000100000" w:firstRow="0" w:lastRow="0" w:firstColumn="0" w:lastColumn="0" w:oddVBand="0" w:evenVBand="0" w:oddHBand="1" w:evenHBand="0" w:firstRowFirstColumn="0" w:firstRowLastColumn="0" w:lastRowFirstColumn="0" w:lastRowLastColumn="0"/>
            </w:pPr>
            <w:r>
              <w:t>RO feed / MF/UF filtrate</w:t>
            </w:r>
          </w:p>
          <w:p w14:paraId="2C9A5EA4" w14:textId="1EEA0169" w:rsidR="00025869" w:rsidRDefault="00D656E2" w:rsidP="00025869">
            <w:pPr>
              <w:pStyle w:val="TableBulletLevel2"/>
              <w:cnfStyle w:val="000000100000" w:firstRow="0" w:lastRow="0" w:firstColumn="0" w:lastColumn="0" w:oddVBand="0" w:evenVBand="0" w:oddHBand="1" w:evenHBand="0" w:firstRowFirstColumn="0" w:firstRowLastColumn="0" w:lastRowFirstColumn="0" w:lastRowLastColumn="0"/>
            </w:pPr>
            <w:r>
              <w:t xml:space="preserve">Combined RO </w:t>
            </w:r>
            <w:proofErr w:type="gramStart"/>
            <w:r>
              <w:t>permeate</w:t>
            </w:r>
            <w:proofErr w:type="gramEnd"/>
          </w:p>
          <w:p w14:paraId="192C32F5" w14:textId="3AF045BB" w:rsidR="00D656E2" w:rsidRDefault="00D656E2" w:rsidP="00D656E2">
            <w:pPr>
              <w:pStyle w:val="TableBulletLevel1"/>
              <w:cnfStyle w:val="000000100000" w:firstRow="0" w:lastRow="0" w:firstColumn="0" w:lastColumn="0" w:oddVBand="0" w:evenVBand="0" w:oddHBand="1" w:evenHBand="0" w:firstRowFirstColumn="0" w:firstRowLastColumn="0" w:lastRowFirstColumn="0" w:lastRowLastColumn="0"/>
            </w:pPr>
            <w:r>
              <w:t xml:space="preserve">Q1 and feed ammonium </w:t>
            </w:r>
          </w:p>
          <w:p w14:paraId="753E626A" w14:textId="5BDA2288" w:rsidR="00025869" w:rsidRDefault="001A0D6C" w:rsidP="00AE0891">
            <w:pPr>
              <w:pStyle w:val="TableBulletLevel1"/>
              <w:cnfStyle w:val="000000100000" w:firstRow="0" w:lastRow="0" w:firstColumn="0" w:lastColumn="0" w:oddVBand="0" w:evenVBand="0" w:oddHBand="1" w:evenHBand="0" w:firstRowFirstColumn="0" w:firstRowLastColumn="0" w:lastRowFirstColumn="0" w:lastRowLastColumn="0"/>
            </w:pPr>
            <w:r>
              <w:t xml:space="preserve">Total chlorine residual </w:t>
            </w:r>
          </w:p>
          <w:p w14:paraId="201FC1B1" w14:textId="77777777" w:rsidR="001A0D6C" w:rsidRDefault="001A0D6C" w:rsidP="001A0D6C">
            <w:pPr>
              <w:pStyle w:val="TableBulletLevel2"/>
              <w:cnfStyle w:val="000000100000" w:firstRow="0" w:lastRow="0" w:firstColumn="0" w:lastColumn="0" w:oddVBand="0" w:evenVBand="0" w:oddHBand="1" w:evenHBand="0" w:firstRowFirstColumn="0" w:firstRowLastColumn="0" w:lastRowFirstColumn="0" w:lastRowLastColumn="0"/>
            </w:pPr>
            <w:r>
              <w:t>RO feed / MF/UF filtrate</w:t>
            </w:r>
          </w:p>
          <w:p w14:paraId="7D566589" w14:textId="77777777" w:rsidR="001A0D6C" w:rsidRDefault="001A0D6C" w:rsidP="001A0D6C">
            <w:pPr>
              <w:pStyle w:val="TableBulletLevel2"/>
              <w:cnfStyle w:val="000000100000" w:firstRow="0" w:lastRow="0" w:firstColumn="0" w:lastColumn="0" w:oddVBand="0" w:evenVBand="0" w:oddHBand="1" w:evenHBand="0" w:firstRowFirstColumn="0" w:firstRowLastColumn="0" w:lastRowFirstColumn="0" w:lastRowLastColumn="0"/>
            </w:pPr>
            <w:r>
              <w:t xml:space="preserve">Combined RO </w:t>
            </w:r>
            <w:proofErr w:type="gramStart"/>
            <w:r>
              <w:t>permeate</w:t>
            </w:r>
            <w:proofErr w:type="gramEnd"/>
          </w:p>
          <w:p w14:paraId="22C414CE" w14:textId="77777777" w:rsidR="001A0D6C" w:rsidRDefault="001A0D6C" w:rsidP="0063645A">
            <w:pPr>
              <w:pStyle w:val="TableBulletLevel1"/>
              <w:numPr>
                <w:ilvl w:val="0"/>
                <w:numId w:val="0"/>
              </w:numPr>
              <w:ind w:left="576" w:hanging="288"/>
              <w:cnfStyle w:val="000000100000" w:firstRow="0" w:lastRow="0" w:firstColumn="0" w:lastColumn="0" w:oddVBand="0" w:evenVBand="0" w:oddHBand="1" w:evenHBand="0" w:firstRowFirstColumn="0" w:firstRowLastColumn="0" w:lastRowFirstColumn="0" w:lastRowLastColumn="0"/>
            </w:pPr>
          </w:p>
          <w:p w14:paraId="735F97BB" w14:textId="01AE5AB5" w:rsidR="003236A9" w:rsidRDefault="003236A9" w:rsidP="0063645A">
            <w:pPr>
              <w:pStyle w:val="TableBulletLevel2"/>
              <w:numPr>
                <w:ilvl w:val="0"/>
                <w:numId w:val="0"/>
              </w:numPr>
              <w:ind w:left="864" w:hanging="288"/>
              <w:cnfStyle w:val="000000100000" w:firstRow="0" w:lastRow="0" w:firstColumn="0" w:lastColumn="0" w:oddVBand="0" w:evenVBand="0" w:oddHBand="1" w:evenHBand="0" w:firstRowFirstColumn="0" w:firstRowLastColumn="0" w:lastRowFirstColumn="0" w:lastRowLastColumn="0"/>
            </w:pPr>
          </w:p>
        </w:tc>
        <w:tc>
          <w:tcPr>
            <w:tcW w:w="2155" w:type="dxa"/>
          </w:tcPr>
          <w:p w14:paraId="354CC5B7" w14:textId="5AF1BDDD" w:rsidR="00A22B2E" w:rsidRDefault="001E4313" w:rsidP="00A22B2E">
            <w:pPr>
              <w:pStyle w:val="TableText"/>
              <w:cnfStyle w:val="000000100000" w:firstRow="0" w:lastRow="0" w:firstColumn="0" w:lastColumn="0" w:oddVBand="0" w:evenVBand="0" w:oddHBand="1" w:evenHBand="0" w:firstRowFirstColumn="0" w:firstRowLastColumn="0" w:lastRowFirstColumn="0" w:lastRowLastColumn="0"/>
            </w:pPr>
            <w:r>
              <w:t>30-minute</w:t>
            </w:r>
          </w:p>
        </w:tc>
      </w:tr>
      <w:tr w:rsidR="00360511" w14:paraId="6B7FA0A3" w14:textId="77777777" w:rsidTr="00636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4E48612E" w14:textId="2C04D584" w:rsidR="00360511" w:rsidRDefault="00D656E2" w:rsidP="003D0576">
            <w:pPr>
              <w:pStyle w:val="TableText"/>
            </w:pPr>
            <w:commentRangeStart w:id="34"/>
            <w:commentRangeStart w:id="35"/>
            <w:commentRangeStart w:id="36"/>
            <w:commentRangeStart w:id="37"/>
            <w:commentRangeStart w:id="38"/>
            <w:commentRangeStart w:id="39"/>
            <w:r>
              <w:lastRenderedPageBreak/>
              <w:t>Grab sample or composited water quality</w:t>
            </w:r>
            <w:commentRangeEnd w:id="34"/>
            <w:r w:rsidR="00360511">
              <w:rPr>
                <w:rStyle w:val="CommentReference"/>
              </w:rPr>
              <w:commentReference w:id="34"/>
            </w:r>
            <w:commentRangeEnd w:id="35"/>
            <w:r w:rsidR="00360511">
              <w:rPr>
                <w:rStyle w:val="CommentReference"/>
              </w:rPr>
              <w:commentReference w:id="35"/>
            </w:r>
            <w:r>
              <w:t xml:space="preserve"> at feed</w:t>
            </w:r>
            <w:commentRangeEnd w:id="36"/>
            <w:r w:rsidR="00360511">
              <w:rPr>
                <w:rStyle w:val="CommentReference"/>
              </w:rPr>
              <w:commentReference w:id="36"/>
            </w:r>
            <w:commentRangeEnd w:id="37"/>
            <w:r w:rsidR="00360511">
              <w:rPr>
                <w:rStyle w:val="CommentReference"/>
              </w:rPr>
              <w:commentReference w:id="37"/>
            </w:r>
            <w:commentRangeEnd w:id="38"/>
            <w:r w:rsidR="00360511">
              <w:rPr>
                <w:rStyle w:val="CommentReference"/>
              </w:rPr>
              <w:commentReference w:id="38"/>
            </w:r>
            <w:commentRangeEnd w:id="39"/>
            <w:r w:rsidR="00360511">
              <w:rPr>
                <w:rStyle w:val="CommentReference"/>
              </w:rPr>
              <w:commentReference w:id="39"/>
            </w:r>
          </w:p>
        </w:tc>
        <w:tc>
          <w:tcPr>
            <w:tcW w:w="4319" w:type="dxa"/>
          </w:tcPr>
          <w:p w14:paraId="2BAA5DF9" w14:textId="6957FD2E" w:rsidR="00B0758A" w:rsidRDefault="00E110DE" w:rsidP="0063645A">
            <w:pPr>
              <w:pStyle w:val="TableBulletLevel1"/>
              <w:cnfStyle w:val="000000010000" w:firstRow="0" w:lastRow="0" w:firstColumn="0" w:lastColumn="0" w:oddVBand="0" w:evenVBand="0" w:oddHBand="0" w:evenHBand="1" w:firstRowFirstColumn="0" w:firstRowLastColumn="0" w:lastRowFirstColumn="0" w:lastRowLastColumn="0"/>
              <w:rPr>
                <w:ins w:id="40" w:author="Yoko Koyama" w:date="2024-05-31T07:07:00Z" w16du:dateUtc="2024-05-31T14:07:00Z"/>
              </w:rPr>
            </w:pPr>
            <w:commentRangeStart w:id="41"/>
            <w:commentRangeStart w:id="42"/>
            <w:r>
              <w:t>Alkalinity</w:t>
            </w:r>
            <w:commentRangeEnd w:id="41"/>
            <w:r w:rsidR="00021831">
              <w:rPr>
                <w:rStyle w:val="CommentReference"/>
                <w:rFonts w:ascii="Segoe UI Semilight" w:hAnsi="Segoe UI Semilight"/>
                <w:bCs w:val="0"/>
                <w14:numForm w14:val="default"/>
              </w:rPr>
              <w:commentReference w:id="41"/>
            </w:r>
            <w:commentRangeEnd w:id="42"/>
            <w:r w:rsidR="00A1493C">
              <w:rPr>
                <w:rStyle w:val="CommentReference"/>
                <w:rFonts w:ascii="Segoe UI Semilight" w:hAnsi="Segoe UI Semilight"/>
                <w:bCs w:val="0"/>
                <w14:numForm w14:val="default"/>
              </w:rPr>
              <w:commentReference w:id="42"/>
            </w:r>
            <w:ins w:id="43" w:author="Yoko Koyama" w:date="2024-05-31T06:48:00Z" w16du:dateUtc="2024-05-31T13:48:00Z">
              <w:r w:rsidR="000168C8">
                <w:t>, monthly ROF</w:t>
              </w:r>
            </w:ins>
          </w:p>
          <w:p w14:paraId="7C641614" w14:textId="7411D244" w:rsidR="00C534E7" w:rsidRDefault="00C534E7">
            <w:pPr>
              <w:pStyle w:val="TableBulletLevel2"/>
              <w:cnfStyle w:val="000000010000" w:firstRow="0" w:lastRow="0" w:firstColumn="0" w:lastColumn="0" w:oddVBand="0" w:evenVBand="0" w:oddHBand="0" w:evenHBand="1" w:firstRowFirstColumn="0" w:firstRowLastColumn="0" w:lastRowFirstColumn="0" w:lastRowLastColumn="0"/>
              <w:pPrChange w:id="44" w:author="Yoko Koyama" w:date="2024-05-31T07:07:00Z" w16du:dateUtc="2024-05-31T14:07:00Z">
                <w:pPr>
                  <w:pStyle w:val="TableBulletLevel1"/>
                  <w:cnfStyle w:val="000000010000" w:firstRow="0" w:lastRow="0" w:firstColumn="0" w:lastColumn="0" w:oddVBand="0" w:evenVBand="0" w:oddHBand="0" w:evenHBand="1" w:firstRowFirstColumn="0" w:firstRowLastColumn="0" w:lastRowFirstColumn="0" w:lastRowLastColumn="0"/>
                </w:pPr>
              </w:pPrChange>
            </w:pPr>
            <w:ins w:id="45" w:author="Yoko Koyama" w:date="2024-05-31T07:08:00Z" w16du:dateUtc="2024-05-31T14:08:00Z">
              <w:r>
                <w:t>Total alkalinity (as CaCO3)</w:t>
              </w:r>
            </w:ins>
          </w:p>
          <w:p w14:paraId="70BC072C" w14:textId="328347EF" w:rsidR="00261B3F" w:rsidRDefault="00D656E2">
            <w:pPr>
              <w:pStyle w:val="TableBulletLevel1"/>
              <w:cnfStyle w:val="000000010000" w:firstRow="0" w:lastRow="0" w:firstColumn="0" w:lastColumn="0" w:oddVBand="0" w:evenVBand="0" w:oddHBand="0" w:evenHBand="1" w:firstRowFirstColumn="0" w:firstRowLastColumn="0" w:lastRowFirstColumn="0" w:lastRowLastColumn="0"/>
            </w:pPr>
            <w:r>
              <w:t xml:space="preserve">Ions </w:t>
            </w:r>
          </w:p>
          <w:p w14:paraId="62FAE239" w14:textId="6290C889" w:rsidR="00D656E2" w:rsidRDefault="00C534E7" w:rsidP="00D656E2">
            <w:pPr>
              <w:pStyle w:val="TableBulletLevel2"/>
              <w:cnfStyle w:val="000000010000" w:firstRow="0" w:lastRow="0" w:firstColumn="0" w:lastColumn="0" w:oddVBand="0" w:evenVBand="0" w:oddHBand="0" w:evenHBand="1" w:firstRowFirstColumn="0" w:firstRowLastColumn="0" w:lastRowFirstColumn="0" w:lastRowLastColumn="0"/>
            </w:pPr>
            <w:r>
              <w:t>S</w:t>
            </w:r>
            <w:r w:rsidR="00D656E2">
              <w:t>ilica</w:t>
            </w:r>
            <w:ins w:id="46" w:author="Yoko Koyama" w:date="2024-05-31T07:09:00Z" w16du:dateUtc="2024-05-31T14:09:00Z">
              <w:r>
                <w:t xml:space="preserve">, </w:t>
              </w:r>
            </w:ins>
            <w:ins w:id="47" w:author="Yoko Koyama" w:date="2024-05-31T07:10:00Z" w16du:dateUtc="2024-05-31T14:10:00Z">
              <w:r>
                <w:t xml:space="preserve">monthly </w:t>
              </w:r>
            </w:ins>
            <w:ins w:id="48" w:author="Yoko Koyama" w:date="2024-05-31T07:09:00Z" w16du:dateUtc="2024-05-31T14:09:00Z">
              <w:r>
                <w:t>RO</w:t>
              </w:r>
            </w:ins>
            <w:ins w:id="49" w:author="Yoko Koyama" w:date="2024-05-31T07:10:00Z" w16du:dateUtc="2024-05-31T14:10:00Z">
              <w:r>
                <w:t xml:space="preserve"> feed, permeate, concentrate</w:t>
              </w:r>
            </w:ins>
            <w:ins w:id="50" w:author="Yoko Koyama" w:date="2024-05-31T07:09:00Z" w16du:dateUtc="2024-05-31T14:09:00Z">
              <w:r>
                <w:t xml:space="preserve"> </w:t>
              </w:r>
            </w:ins>
          </w:p>
          <w:p w14:paraId="31063667" w14:textId="25CBB855" w:rsidR="00261B3F" w:rsidRDefault="00D656E2" w:rsidP="00261B3F">
            <w:pPr>
              <w:pStyle w:val="TableBulletLevel2"/>
              <w:cnfStyle w:val="000000010000" w:firstRow="0" w:lastRow="0" w:firstColumn="0" w:lastColumn="0" w:oddVBand="0" w:evenVBand="0" w:oddHBand="0" w:evenHBand="1" w:firstRowFirstColumn="0" w:firstRowLastColumn="0" w:lastRowFirstColumn="0" w:lastRowLastColumn="0"/>
            </w:pPr>
            <w:commentRangeStart w:id="51"/>
            <w:commentRangeStart w:id="52"/>
            <w:r>
              <w:t>fluoride</w:t>
            </w:r>
            <w:commentRangeEnd w:id="51"/>
            <w:r w:rsidR="00B0758A">
              <w:rPr>
                <w:rStyle w:val="CommentReference"/>
              </w:rPr>
              <w:commentReference w:id="51"/>
            </w:r>
            <w:commentRangeEnd w:id="52"/>
            <w:r w:rsidR="00B0758A">
              <w:rPr>
                <w:rStyle w:val="CommentReference"/>
              </w:rPr>
              <w:commentReference w:id="52"/>
            </w:r>
            <w:r>
              <w:t xml:space="preserve">, </w:t>
            </w:r>
            <w:ins w:id="53" w:author="Yoko Koyama" w:date="2024-05-31T07:12:00Z" w16du:dateUtc="2024-05-31T14:12:00Z">
              <w:r w:rsidR="00C534E7">
                <w:t xml:space="preserve">monthly </w:t>
              </w:r>
            </w:ins>
            <w:ins w:id="54" w:author="Gu, Han" w:date="2024-06-11T15:52:00Z" w16du:dateUtc="2024-06-11T22:52:00Z">
              <w:r w:rsidR="005138F6">
                <w:t xml:space="preserve">Q1 </w:t>
              </w:r>
            </w:ins>
            <w:ins w:id="55" w:author="Yoko Koyama" w:date="2024-05-31T07:12:00Z" w16du:dateUtc="2024-05-31T14:12:00Z">
              <w:del w:id="56" w:author="Gu, Han" w:date="2024-06-11T15:52:00Z" w16du:dateUtc="2024-06-11T22:52:00Z">
                <w:r w:rsidR="00C534E7" w:rsidDel="005138F6">
                  <w:delText>RO feed, permeate, concentrate</w:delText>
                </w:r>
              </w:del>
            </w:ins>
            <w:del w:id="57" w:author="Gu, Han" w:date="2024-06-11T15:52:00Z" w16du:dateUtc="2024-06-11T22:52:00Z">
              <w:r w:rsidRPr="0063645A" w:rsidDel="005138F6">
                <w:rPr>
                  <w:color w:val="FF0000"/>
                </w:rPr>
                <w:delText>monthly</w:delText>
              </w:r>
              <w:r w:rsidDel="005138F6">
                <w:delText xml:space="preserve"> </w:delText>
              </w:r>
              <w:r w:rsidRPr="00D656E2" w:rsidDel="005138F6">
                <w:rPr>
                  <w:color w:val="FF0000"/>
                </w:rPr>
                <w:delText>Q1?</w:delText>
              </w:r>
            </w:del>
          </w:p>
          <w:p w14:paraId="00227534" w14:textId="3F4D9F99" w:rsidR="00261B3F" w:rsidRPr="0063645A" w:rsidRDefault="000353AD" w:rsidP="00261B3F">
            <w:pPr>
              <w:pStyle w:val="TableBulletLevel2"/>
              <w:cnfStyle w:val="000000010000" w:firstRow="0" w:lastRow="0" w:firstColumn="0" w:lastColumn="0" w:oddVBand="0" w:evenVBand="0" w:oddHBand="0" w:evenHBand="1" w:firstRowFirstColumn="0" w:firstRowLastColumn="0" w:lastRowFirstColumn="0" w:lastRowLastColumn="0"/>
              <w:rPr>
                <w:color w:val="FF0000"/>
              </w:rPr>
            </w:pPr>
            <w:commentRangeStart w:id="58"/>
            <w:commentRangeStart w:id="59"/>
            <w:r>
              <w:t>chloride</w:t>
            </w:r>
            <w:commentRangeEnd w:id="58"/>
            <w:r w:rsidR="00532E1A">
              <w:rPr>
                <w:rStyle w:val="CommentReference"/>
                <w:rFonts w:ascii="Segoe UI Semilight" w:hAnsi="Segoe UI Semilight"/>
                <w:bCs w:val="0"/>
                <w14:numForm w14:val="default"/>
              </w:rPr>
              <w:commentReference w:id="58"/>
            </w:r>
            <w:commentRangeEnd w:id="59"/>
            <w:r w:rsidR="004A429C">
              <w:rPr>
                <w:rStyle w:val="CommentReference"/>
                <w:rFonts w:ascii="Segoe UI Semilight" w:hAnsi="Segoe UI Semilight"/>
                <w:bCs w:val="0"/>
                <w:iCs w:val="0"/>
                <w14:numForm w14:val="default"/>
              </w:rPr>
              <w:commentReference w:id="59"/>
            </w:r>
            <w:r>
              <w:t xml:space="preserve">, </w:t>
            </w:r>
            <w:ins w:id="60" w:author="Yoko Koyama" w:date="2024-05-31T07:12:00Z" w16du:dateUtc="2024-05-31T14:12:00Z">
              <w:r w:rsidR="00C534E7">
                <w:t>monthly RO feed, permeate</w:t>
              </w:r>
              <w:del w:id="61" w:author="Gu, Han" w:date="2024-06-11T15:56:00Z" w16du:dateUtc="2024-06-11T22:56:00Z">
                <w:r w:rsidR="00C534E7" w:rsidDel="005138F6">
                  <w:delText>, concentrate</w:delText>
                </w:r>
              </w:del>
            </w:ins>
            <w:del w:id="62" w:author="Yoko Koyama" w:date="2024-05-31T07:12:00Z" w16du:dateUtc="2024-05-31T14:12:00Z">
              <w:r w:rsidR="00B82DD7" w:rsidRPr="0063645A" w:rsidDel="00C534E7">
                <w:rPr>
                  <w:color w:val="FF0000"/>
                </w:rPr>
                <w:delText xml:space="preserve">monthly </w:delText>
              </w:r>
              <w:r w:rsidR="00A401F4" w:rsidRPr="0063645A" w:rsidDel="00C534E7">
                <w:rPr>
                  <w:color w:val="FF0000"/>
                </w:rPr>
                <w:delText>ROF</w:delText>
              </w:r>
            </w:del>
          </w:p>
          <w:p w14:paraId="427B3622" w14:textId="79BA08CA" w:rsidR="00261B3F" w:rsidRDefault="000353AD" w:rsidP="00261B3F">
            <w:pPr>
              <w:pStyle w:val="TableBulletLevel2"/>
              <w:cnfStyle w:val="000000010000" w:firstRow="0" w:lastRow="0" w:firstColumn="0" w:lastColumn="0" w:oddVBand="0" w:evenVBand="0" w:oddHBand="0" w:evenHBand="1" w:firstRowFirstColumn="0" w:firstRowLastColumn="0" w:lastRowFirstColumn="0" w:lastRowLastColumn="0"/>
            </w:pPr>
            <w:r>
              <w:t xml:space="preserve">sulfate, </w:t>
            </w:r>
            <w:ins w:id="63" w:author="Yoko Koyama" w:date="2024-05-31T07:15:00Z" w16du:dateUtc="2024-05-31T14:15:00Z">
              <w:r w:rsidR="00C534E7">
                <w:t>monthly RO feed, permeate, concentrate</w:t>
              </w:r>
            </w:ins>
          </w:p>
          <w:p w14:paraId="1F12A83C" w14:textId="029B5B4C" w:rsidR="00261B3F" w:rsidRPr="0063645A" w:rsidDel="00C534E7" w:rsidRDefault="000353AD" w:rsidP="00261B3F">
            <w:pPr>
              <w:pStyle w:val="TableBulletLevel2"/>
              <w:cnfStyle w:val="000000010000" w:firstRow="0" w:lastRow="0" w:firstColumn="0" w:lastColumn="0" w:oddVBand="0" w:evenVBand="0" w:oddHBand="0" w:evenHBand="1" w:firstRowFirstColumn="0" w:firstRowLastColumn="0" w:lastRowFirstColumn="0" w:lastRowLastColumn="0"/>
              <w:rPr>
                <w:del w:id="64" w:author="Yoko Koyama" w:date="2024-05-31T07:14:00Z" w16du:dateUtc="2024-05-31T14:14:00Z"/>
                <w:color w:val="FF0000"/>
              </w:rPr>
            </w:pPr>
            <w:commentRangeStart w:id="65"/>
            <w:del w:id="66" w:author="Yoko Koyama" w:date="2024-05-31T07:14:00Z" w16du:dateUtc="2024-05-31T14:14:00Z">
              <w:r w:rsidDel="00C534E7">
                <w:delText>bromide</w:delText>
              </w:r>
              <w:commentRangeEnd w:id="65"/>
              <w:r w:rsidR="00532E1A" w:rsidDel="00C534E7">
                <w:rPr>
                  <w:rStyle w:val="CommentReference"/>
                  <w:rFonts w:ascii="Segoe UI Semilight" w:hAnsi="Segoe UI Semilight"/>
                  <w:bCs w:val="0"/>
                  <w14:numForm w14:val="default"/>
                </w:rPr>
                <w:commentReference w:id="65"/>
              </w:r>
              <w:r w:rsidDel="00C534E7">
                <w:delText xml:space="preserve">, </w:delText>
              </w:r>
              <w:r w:rsidR="00A656B3" w:rsidRPr="0063645A" w:rsidDel="00C534E7">
                <w:rPr>
                  <w:color w:val="FF0000"/>
                </w:rPr>
                <w:delText>Not available</w:delText>
              </w:r>
            </w:del>
          </w:p>
          <w:p w14:paraId="50BAF5E7" w14:textId="4DA59D6A" w:rsidR="00261B3F" w:rsidRDefault="00200841" w:rsidP="00261B3F">
            <w:pPr>
              <w:pStyle w:val="TableBulletLevel2"/>
              <w:cnfStyle w:val="000000010000" w:firstRow="0" w:lastRow="0" w:firstColumn="0" w:lastColumn="0" w:oddVBand="0" w:evenVBand="0" w:oddHBand="0" w:evenHBand="1" w:firstRowFirstColumn="0" w:firstRowLastColumn="0" w:lastRowFirstColumn="0" w:lastRowLastColumn="0"/>
            </w:pPr>
            <w:r>
              <w:t xml:space="preserve">sodium, </w:t>
            </w:r>
            <w:ins w:id="67" w:author="Yoko Koyama" w:date="2024-05-31T07:16:00Z" w16du:dateUtc="2024-05-31T14:16:00Z">
              <w:r w:rsidR="00C534E7">
                <w:t>monthly RO feed, permeate, concentrate</w:t>
              </w:r>
            </w:ins>
          </w:p>
          <w:p w14:paraId="33EAA679" w14:textId="19F73FD6" w:rsidR="00261B3F" w:rsidRDefault="00200841" w:rsidP="00261B3F">
            <w:pPr>
              <w:pStyle w:val="TableBulletLevel2"/>
              <w:cnfStyle w:val="000000010000" w:firstRow="0" w:lastRow="0" w:firstColumn="0" w:lastColumn="0" w:oddVBand="0" w:evenVBand="0" w:oddHBand="0" w:evenHBand="1" w:firstRowFirstColumn="0" w:firstRowLastColumn="0" w:lastRowFirstColumn="0" w:lastRowLastColumn="0"/>
            </w:pPr>
            <w:r>
              <w:t xml:space="preserve">potassium, </w:t>
            </w:r>
            <w:ins w:id="68" w:author="Yoko Koyama" w:date="2024-05-31T07:17:00Z" w16du:dateUtc="2024-05-31T14:17:00Z">
              <w:r w:rsidR="003218D3">
                <w:t>monthly RO feed, permeate, concentrate</w:t>
              </w:r>
            </w:ins>
          </w:p>
          <w:p w14:paraId="0B672908" w14:textId="20344018" w:rsidR="00261B3F" w:rsidRDefault="00200841" w:rsidP="00261B3F">
            <w:pPr>
              <w:pStyle w:val="TableBulletLevel2"/>
              <w:cnfStyle w:val="000000010000" w:firstRow="0" w:lastRow="0" w:firstColumn="0" w:lastColumn="0" w:oddVBand="0" w:evenVBand="0" w:oddHBand="0" w:evenHBand="1" w:firstRowFirstColumn="0" w:firstRowLastColumn="0" w:lastRowFirstColumn="0" w:lastRowLastColumn="0"/>
            </w:pPr>
            <w:r>
              <w:t xml:space="preserve">magnesium, </w:t>
            </w:r>
            <w:ins w:id="69" w:author="Yoko Koyama" w:date="2024-05-31T07:17:00Z" w16du:dateUtc="2024-05-31T14:17:00Z">
              <w:r w:rsidR="003218D3">
                <w:t>monthly RO feed, permeate, concentrate</w:t>
              </w:r>
            </w:ins>
          </w:p>
          <w:p w14:paraId="61C7FC47" w14:textId="6046AB30" w:rsidR="00261B3F" w:rsidRDefault="00200841" w:rsidP="00261B3F">
            <w:pPr>
              <w:pStyle w:val="TableBulletLevel2"/>
              <w:cnfStyle w:val="000000010000" w:firstRow="0" w:lastRow="0" w:firstColumn="0" w:lastColumn="0" w:oddVBand="0" w:evenVBand="0" w:oddHBand="0" w:evenHBand="1" w:firstRowFirstColumn="0" w:firstRowLastColumn="0" w:lastRowFirstColumn="0" w:lastRowLastColumn="0"/>
            </w:pPr>
            <w:r>
              <w:t xml:space="preserve">calcium, </w:t>
            </w:r>
            <w:ins w:id="70" w:author="Yoko Koyama" w:date="2024-05-31T07:17:00Z" w16du:dateUtc="2024-05-31T14:17:00Z">
              <w:r w:rsidR="003218D3">
                <w:t>monthly RO feed, permeate, concentrate</w:t>
              </w:r>
            </w:ins>
          </w:p>
          <w:p w14:paraId="2D94CA03" w14:textId="21D98A12" w:rsidR="00261B3F" w:rsidRDefault="00200841" w:rsidP="00261B3F">
            <w:pPr>
              <w:pStyle w:val="TableBulletLevel2"/>
              <w:cnfStyle w:val="000000010000" w:firstRow="0" w:lastRow="0" w:firstColumn="0" w:lastColumn="0" w:oddVBand="0" w:evenVBand="0" w:oddHBand="0" w:evenHBand="1" w:firstRowFirstColumn="0" w:firstRowLastColumn="0" w:lastRowFirstColumn="0" w:lastRowLastColumn="0"/>
            </w:pPr>
            <w:commentRangeStart w:id="71"/>
            <w:commentRangeStart w:id="72"/>
            <w:r>
              <w:t>strontium</w:t>
            </w:r>
            <w:commentRangeEnd w:id="71"/>
            <w:r w:rsidR="00532E1A">
              <w:rPr>
                <w:rStyle w:val="CommentReference"/>
                <w:rFonts w:ascii="Segoe UI Semilight" w:hAnsi="Segoe UI Semilight"/>
                <w:bCs w:val="0"/>
                <w14:numForm w14:val="default"/>
              </w:rPr>
              <w:commentReference w:id="71"/>
            </w:r>
            <w:commentRangeEnd w:id="72"/>
            <w:r w:rsidR="00C92445">
              <w:rPr>
                <w:rStyle w:val="CommentReference"/>
                <w:rFonts w:ascii="Segoe UI Semilight" w:hAnsi="Segoe UI Semilight"/>
                <w:bCs w:val="0"/>
                <w:iCs w:val="0"/>
                <w14:numForm w14:val="default"/>
              </w:rPr>
              <w:commentReference w:id="72"/>
            </w:r>
            <w:r>
              <w:t xml:space="preserve">, </w:t>
            </w:r>
            <w:ins w:id="73" w:author="Yoko Koyama" w:date="2024-05-31T07:18:00Z" w16du:dateUtc="2024-05-31T14:18:00Z">
              <w:r w:rsidR="003218D3">
                <w:t>monthly RO feed, permeate, concentrate</w:t>
              </w:r>
            </w:ins>
          </w:p>
          <w:p w14:paraId="72E16E57" w14:textId="790F354B" w:rsidR="00C92445" w:rsidRDefault="00200841" w:rsidP="00261B3F">
            <w:pPr>
              <w:pStyle w:val="TableBulletLevel2"/>
              <w:cnfStyle w:val="000000010000" w:firstRow="0" w:lastRow="0" w:firstColumn="0" w:lastColumn="0" w:oddVBand="0" w:evenVBand="0" w:oddHBand="0" w:evenHBand="1" w:firstRowFirstColumn="0" w:firstRowLastColumn="0" w:lastRowFirstColumn="0" w:lastRowLastColumn="0"/>
            </w:pPr>
            <w:r>
              <w:t xml:space="preserve">copper, </w:t>
            </w:r>
            <w:ins w:id="74" w:author="Yoko Koyama" w:date="2024-05-31T07:19:00Z" w16du:dateUtc="2024-05-31T14:19:00Z">
              <w:r w:rsidR="003218D3">
                <w:t>monthly RO feed, permeate, concentrate</w:t>
              </w:r>
            </w:ins>
          </w:p>
          <w:p w14:paraId="6F25CBC9" w14:textId="1DB7AC7E" w:rsidR="00E110DE" w:rsidRDefault="00200841" w:rsidP="00261B3F">
            <w:pPr>
              <w:pStyle w:val="TableBulletLevel2"/>
              <w:cnfStyle w:val="000000010000" w:firstRow="0" w:lastRow="0" w:firstColumn="0" w:lastColumn="0" w:oddVBand="0" w:evenVBand="0" w:oddHBand="0" w:evenHBand="1" w:firstRowFirstColumn="0" w:firstRowLastColumn="0" w:lastRowFirstColumn="0" w:lastRowLastColumn="0"/>
            </w:pPr>
            <w:r>
              <w:t>iron</w:t>
            </w:r>
            <w:r w:rsidR="00C92445">
              <w:t xml:space="preserve">, </w:t>
            </w:r>
            <w:ins w:id="75" w:author="Yoko Koyama" w:date="2024-05-31T07:19:00Z" w16du:dateUtc="2024-05-31T14:19:00Z">
              <w:r w:rsidR="003218D3">
                <w:t>monthly RO feed, permeate, concentrate</w:t>
              </w:r>
            </w:ins>
            <w:del w:id="76" w:author="Yoko Koyama" w:date="2024-05-31T07:19:00Z" w16du:dateUtc="2024-05-31T14:19:00Z">
              <w:r w:rsidR="00995FDD" w:rsidDel="003218D3">
                <w:rPr>
                  <w:color w:val="FF0000"/>
                </w:rPr>
                <w:delText xml:space="preserve">as Fe3+ in </w:delText>
              </w:r>
              <w:r w:rsidR="000B5128" w:rsidDel="003218D3">
                <w:rPr>
                  <w:color w:val="FF0000"/>
                </w:rPr>
                <w:delText xml:space="preserve">monthly </w:delText>
              </w:r>
              <w:r w:rsidR="00995FDD" w:rsidDel="003218D3">
                <w:rPr>
                  <w:color w:val="FF0000"/>
                </w:rPr>
                <w:delText>ROF</w:delText>
              </w:r>
            </w:del>
          </w:p>
          <w:p w14:paraId="14AA835F" w14:textId="05306386" w:rsidR="00AE0891" w:rsidRDefault="00AE0891" w:rsidP="00AE0891">
            <w:pPr>
              <w:pStyle w:val="TableBulletLevel1"/>
              <w:cnfStyle w:val="000000010000" w:firstRow="0" w:lastRow="0" w:firstColumn="0" w:lastColumn="0" w:oddVBand="0" w:evenVBand="0" w:oddHBand="0" w:evenHBand="1" w:firstRowFirstColumn="0" w:firstRowLastColumn="0" w:lastRowFirstColumn="0" w:lastRowLastColumn="0"/>
            </w:pPr>
            <w:r>
              <w:t>Nutrient</w:t>
            </w:r>
            <w:r w:rsidR="00C05A09">
              <w:t>s</w:t>
            </w:r>
          </w:p>
          <w:p w14:paraId="6C7E8E67" w14:textId="75236780" w:rsidR="00AE0891" w:rsidRPr="003218D3" w:rsidRDefault="00AE0891" w:rsidP="00AE0891">
            <w:pPr>
              <w:pStyle w:val="TableBulletLevel2"/>
              <w:cnfStyle w:val="000000010000" w:firstRow="0" w:lastRow="0" w:firstColumn="0" w:lastColumn="0" w:oddVBand="0" w:evenVBand="0" w:oddHBand="0" w:evenHBand="1" w:firstRowFirstColumn="0" w:firstRowLastColumn="0" w:lastRowFirstColumn="0" w:lastRowLastColumn="0"/>
            </w:pPr>
            <w:commentRangeStart w:id="77"/>
            <w:commentRangeEnd w:id="77"/>
            <w:r>
              <w:rPr>
                <w:rStyle w:val="CommentReference"/>
              </w:rPr>
              <w:commentReference w:id="77"/>
            </w:r>
            <w:commentRangeStart w:id="78"/>
            <w:r w:rsidR="00930E9C" w:rsidRPr="003218D3">
              <w:t>Ortho</w:t>
            </w:r>
            <w:r w:rsidRPr="003218D3">
              <w:t>phosphate</w:t>
            </w:r>
            <w:r w:rsidR="00995FDD" w:rsidRPr="003218D3">
              <w:t xml:space="preserve">, </w:t>
            </w:r>
            <w:r w:rsidR="00A45BCC" w:rsidRPr="003218D3">
              <w:rPr>
                <w:rPrChange w:id="79" w:author="Yoko Koyama" w:date="2024-05-31T07:20:00Z" w16du:dateUtc="2024-05-31T14:20:00Z">
                  <w:rPr>
                    <w:color w:val="FF0000"/>
                  </w:rPr>
                </w:rPrChange>
              </w:rPr>
              <w:t xml:space="preserve">weekly </w:t>
            </w:r>
            <w:r w:rsidR="00F24DCE" w:rsidRPr="003218D3">
              <w:rPr>
                <w:rPrChange w:id="80" w:author="Yoko Koyama" w:date="2024-05-31T07:20:00Z" w16du:dateUtc="2024-05-31T14:20:00Z">
                  <w:rPr>
                    <w:color w:val="FF0000"/>
                  </w:rPr>
                </w:rPrChange>
              </w:rPr>
              <w:t>Q1</w:t>
            </w:r>
            <w:r w:rsidRPr="003218D3">
              <w:t xml:space="preserve"> </w:t>
            </w:r>
            <w:commentRangeEnd w:id="78"/>
            <w:r w:rsidR="00632745" w:rsidRPr="003218D3">
              <w:rPr>
                <w:rStyle w:val="CommentReference"/>
                <w:rFonts w:ascii="Segoe UI Semilight" w:hAnsi="Segoe UI Semilight"/>
                <w:bCs w:val="0"/>
                <w:iCs w:val="0"/>
                <w14:numForm w14:val="default"/>
              </w:rPr>
              <w:commentReference w:id="78"/>
            </w:r>
            <w:ins w:id="81" w:author="Yoko Koyama" w:date="2024-05-31T07:20:00Z" w16du:dateUtc="2024-05-31T14:20:00Z">
              <w:r w:rsidR="003218D3" w:rsidRPr="003218D3">
                <w:t>and RO concentrate</w:t>
              </w:r>
            </w:ins>
          </w:p>
          <w:p w14:paraId="43E0461D" w14:textId="26100A54" w:rsidR="00930E9C" w:rsidRPr="003218D3" w:rsidRDefault="00930E9C" w:rsidP="00AE0891">
            <w:pPr>
              <w:pStyle w:val="TableBulletLevel2"/>
              <w:cnfStyle w:val="000000010000" w:firstRow="0" w:lastRow="0" w:firstColumn="0" w:lastColumn="0" w:oddVBand="0" w:evenVBand="0" w:oddHBand="0" w:evenHBand="1" w:firstRowFirstColumn="0" w:firstRowLastColumn="0" w:lastRowFirstColumn="0" w:lastRowLastColumn="0"/>
            </w:pPr>
            <w:commentRangeStart w:id="82"/>
            <w:r w:rsidRPr="003218D3">
              <w:t>Total phosphorus</w:t>
            </w:r>
            <w:r w:rsidR="00A45BCC" w:rsidRPr="003218D3">
              <w:t xml:space="preserve">, </w:t>
            </w:r>
            <w:ins w:id="83" w:author="Yoko Koyama" w:date="2024-05-31T07:22:00Z" w16du:dateUtc="2024-05-31T14:22:00Z">
              <w:r w:rsidR="003218D3">
                <w:t xml:space="preserve">any frequency at </w:t>
              </w:r>
            </w:ins>
            <w:ins w:id="84" w:author="Yoko Koyama" w:date="2024-05-31T07:23:00Z" w16du:dateUtc="2024-05-31T14:23:00Z">
              <w:r w:rsidR="003218D3">
                <w:t>RO feed</w:t>
              </w:r>
            </w:ins>
            <w:commentRangeEnd w:id="82"/>
            <w:ins w:id="85" w:author="Yoko Koyama" w:date="2024-05-31T07:41:00Z" w16du:dateUtc="2024-05-31T14:41:00Z">
              <w:r w:rsidR="008C33DC">
                <w:rPr>
                  <w:rStyle w:val="CommentReference"/>
                  <w:rFonts w:ascii="Segoe UI Semilight" w:hAnsi="Segoe UI Semilight"/>
                  <w:bCs w:val="0"/>
                  <w:iCs w:val="0"/>
                  <w14:numForm w14:val="default"/>
                </w:rPr>
                <w:commentReference w:id="82"/>
              </w:r>
            </w:ins>
          </w:p>
          <w:p w14:paraId="0B5897C6" w14:textId="63F7DAE9" w:rsidR="00930E9C" w:rsidRPr="003218D3" w:rsidRDefault="00930E9C" w:rsidP="00AE0891">
            <w:pPr>
              <w:pStyle w:val="TableBulletLevel2"/>
              <w:cnfStyle w:val="000000010000" w:firstRow="0" w:lastRow="0" w:firstColumn="0" w:lastColumn="0" w:oddVBand="0" w:evenVBand="0" w:oddHBand="0" w:evenHBand="1" w:firstRowFirstColumn="0" w:firstRowLastColumn="0" w:lastRowFirstColumn="0" w:lastRowLastColumn="0"/>
            </w:pPr>
            <w:r w:rsidRPr="003218D3">
              <w:t>Total nitrogen</w:t>
            </w:r>
            <w:ins w:id="86" w:author="Yoko Koyama" w:date="2024-05-31T07:25:00Z" w16du:dateUtc="2024-05-31T14:25:00Z">
              <w:r w:rsidR="003218D3">
                <w:t>, weekly at FPW</w:t>
              </w:r>
            </w:ins>
          </w:p>
          <w:p w14:paraId="4F8326B5" w14:textId="41CC3617" w:rsidR="00930E9C" w:rsidRPr="003218D3" w:rsidRDefault="00930E9C" w:rsidP="00AE0891">
            <w:pPr>
              <w:pStyle w:val="TableBulletLevel2"/>
              <w:cnfStyle w:val="000000010000" w:firstRow="0" w:lastRow="0" w:firstColumn="0" w:lastColumn="0" w:oddVBand="0" w:evenVBand="0" w:oddHBand="0" w:evenHBand="1" w:firstRowFirstColumn="0" w:firstRowLastColumn="0" w:lastRowFirstColumn="0" w:lastRowLastColumn="0"/>
            </w:pPr>
            <w:commentRangeStart w:id="87"/>
            <w:r w:rsidRPr="003218D3">
              <w:t>Nitrite</w:t>
            </w:r>
            <w:r w:rsidR="00570C8C" w:rsidRPr="003218D3">
              <w:t xml:space="preserve">, </w:t>
            </w:r>
            <w:r w:rsidR="00570C8C" w:rsidRPr="003218D3">
              <w:rPr>
                <w:rPrChange w:id="88" w:author="Yoko Koyama" w:date="2024-05-31T07:20:00Z" w16du:dateUtc="2024-05-31T14:20:00Z">
                  <w:rPr>
                    <w:color w:val="FF0000"/>
                  </w:rPr>
                </w:rPrChange>
              </w:rPr>
              <w:t xml:space="preserve">as </w:t>
            </w:r>
            <w:r w:rsidR="00AA455D" w:rsidRPr="003218D3">
              <w:rPr>
                <w:rPrChange w:id="89" w:author="Yoko Koyama" w:date="2024-05-31T07:20:00Z" w16du:dateUtc="2024-05-31T14:20:00Z">
                  <w:rPr>
                    <w:color w:val="FF0000"/>
                  </w:rPr>
                </w:rPrChange>
              </w:rPr>
              <w:t>NO3-N weekly Q1</w:t>
            </w:r>
          </w:p>
          <w:p w14:paraId="300E4EDB" w14:textId="74E02D1C" w:rsidR="00930E9C" w:rsidRPr="003218D3" w:rsidRDefault="00930E9C" w:rsidP="00AE0891">
            <w:pPr>
              <w:pStyle w:val="TableBulletLevel2"/>
              <w:cnfStyle w:val="000000010000" w:firstRow="0" w:lastRow="0" w:firstColumn="0" w:lastColumn="0" w:oddVBand="0" w:evenVBand="0" w:oddHBand="0" w:evenHBand="1" w:firstRowFirstColumn="0" w:firstRowLastColumn="0" w:lastRowFirstColumn="0" w:lastRowLastColumn="0"/>
            </w:pPr>
            <w:r w:rsidRPr="003218D3">
              <w:t>Nitrate</w:t>
            </w:r>
            <w:commentRangeEnd w:id="87"/>
            <w:r w:rsidR="00632745" w:rsidRPr="003218D3">
              <w:rPr>
                <w:rStyle w:val="CommentReference"/>
                <w:rFonts w:ascii="Segoe UI Semilight" w:hAnsi="Segoe UI Semilight"/>
                <w:bCs w:val="0"/>
                <w:iCs w:val="0"/>
                <w14:numForm w14:val="default"/>
              </w:rPr>
              <w:commentReference w:id="87"/>
            </w:r>
            <w:r w:rsidR="00AA455D" w:rsidRPr="003218D3">
              <w:t xml:space="preserve">, </w:t>
            </w:r>
            <w:r w:rsidR="00AA455D" w:rsidRPr="003218D3">
              <w:rPr>
                <w:rPrChange w:id="90" w:author="Yoko Koyama" w:date="2024-05-31T07:20:00Z" w16du:dateUtc="2024-05-31T14:20:00Z">
                  <w:rPr>
                    <w:color w:val="FF0000"/>
                  </w:rPr>
                </w:rPrChange>
              </w:rPr>
              <w:t>as NO2-N weekly Q1</w:t>
            </w:r>
          </w:p>
          <w:p w14:paraId="49C4EFDC" w14:textId="503DC322" w:rsidR="00360511" w:rsidRDefault="00360511" w:rsidP="0063645A">
            <w:pPr>
              <w:pStyle w:val="TableBulletLevel1"/>
              <w:numPr>
                <w:ilvl w:val="0"/>
                <w:numId w:val="0"/>
              </w:numPr>
              <w:ind w:left="576"/>
              <w:cnfStyle w:val="000000010000" w:firstRow="0" w:lastRow="0" w:firstColumn="0" w:lastColumn="0" w:oddVBand="0" w:evenVBand="0" w:oddHBand="0" w:evenHBand="1" w:firstRowFirstColumn="0" w:firstRowLastColumn="0" w:lastRowFirstColumn="0" w:lastRowLastColumn="0"/>
            </w:pPr>
          </w:p>
        </w:tc>
        <w:tc>
          <w:tcPr>
            <w:tcW w:w="2155" w:type="dxa"/>
          </w:tcPr>
          <w:p w14:paraId="2332B612" w14:textId="48C655D9" w:rsidR="00360511" w:rsidRDefault="00D656E2" w:rsidP="00A22B2E">
            <w:pPr>
              <w:pStyle w:val="TableText"/>
              <w:cnfStyle w:val="000000010000" w:firstRow="0" w:lastRow="0" w:firstColumn="0" w:lastColumn="0" w:oddVBand="0" w:evenVBand="0" w:oddHBand="0" w:evenHBand="1" w:firstRowFirstColumn="0" w:firstRowLastColumn="0" w:lastRowFirstColumn="0" w:lastRowLastColumn="0"/>
            </w:pPr>
            <w:commentRangeStart w:id="91"/>
            <w:commentRangeStart w:id="92"/>
            <w:r>
              <w:t>Weekly</w:t>
            </w:r>
            <w:commentRangeEnd w:id="91"/>
            <w:r w:rsidR="001E4313">
              <w:rPr>
                <w:rStyle w:val="CommentReference"/>
              </w:rPr>
              <w:commentReference w:id="91"/>
            </w:r>
            <w:commentRangeEnd w:id="92"/>
            <w:r w:rsidR="001E4313">
              <w:rPr>
                <w:rStyle w:val="CommentReference"/>
              </w:rPr>
              <w:commentReference w:id="92"/>
            </w:r>
            <w:commentRangeStart w:id="93"/>
            <w:r>
              <w:t>/Monthly</w:t>
            </w:r>
            <w:commentRangeEnd w:id="93"/>
            <w:r w:rsidR="001E4313">
              <w:rPr>
                <w:rStyle w:val="CommentReference"/>
              </w:rPr>
              <w:commentReference w:id="93"/>
            </w:r>
          </w:p>
        </w:tc>
      </w:tr>
      <w:tr w:rsidR="001F03F9" w14:paraId="0F57B609" w14:textId="77777777" w:rsidTr="00636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35F35CB1" w14:textId="46C12E16" w:rsidR="001F03F9" w:rsidRDefault="00D656E2" w:rsidP="003D0576">
            <w:pPr>
              <w:pStyle w:val="TableText"/>
            </w:pPr>
            <w:commentRangeStart w:id="94"/>
            <w:r>
              <w:t>Other</w:t>
            </w:r>
          </w:p>
        </w:tc>
        <w:tc>
          <w:tcPr>
            <w:tcW w:w="4319" w:type="dxa"/>
          </w:tcPr>
          <w:p w14:paraId="5437B01E" w14:textId="7C11D084" w:rsidR="00186855" w:rsidRDefault="00D656E2" w:rsidP="00AF541E">
            <w:pPr>
              <w:pStyle w:val="TableBulletLevel1"/>
              <w:cnfStyle w:val="000000100000" w:firstRow="0" w:lastRow="0" w:firstColumn="0" w:lastColumn="0" w:oddVBand="0" w:evenVBand="0" w:oddHBand="1" w:evenHBand="0" w:firstRowFirstColumn="0" w:firstRowLastColumn="0" w:lastRowFirstColumn="0" w:lastRowLastColumn="0"/>
            </w:pPr>
            <w:commentRangeStart w:id="95"/>
            <w:r>
              <w:t>Noria Spotlight percent scaled</w:t>
            </w:r>
          </w:p>
        </w:tc>
        <w:tc>
          <w:tcPr>
            <w:tcW w:w="2155" w:type="dxa"/>
          </w:tcPr>
          <w:p w14:paraId="776C431D" w14:textId="52793F94" w:rsidR="001F03F9" w:rsidRDefault="00D656E2" w:rsidP="00A22B2E">
            <w:pPr>
              <w:pStyle w:val="TableText"/>
              <w:cnfStyle w:val="000000100000" w:firstRow="0" w:lastRow="0" w:firstColumn="0" w:lastColumn="0" w:oddVBand="0" w:evenVBand="0" w:oddHBand="1" w:evenHBand="0" w:firstRowFirstColumn="0" w:firstRowLastColumn="0" w:lastRowFirstColumn="0" w:lastRowLastColumn="0"/>
            </w:pPr>
            <w:r>
              <w:t>30-minute</w:t>
            </w:r>
            <w:commentRangeEnd w:id="95"/>
            <w:r w:rsidR="00930E9C">
              <w:rPr>
                <w:rStyle w:val="CommentReference"/>
              </w:rPr>
              <w:commentReference w:id="95"/>
            </w:r>
            <w:commentRangeEnd w:id="94"/>
            <w:r w:rsidR="00930E9C">
              <w:rPr>
                <w:rStyle w:val="CommentReference"/>
              </w:rPr>
              <w:commentReference w:id="94"/>
            </w:r>
          </w:p>
        </w:tc>
      </w:tr>
      <w:tr w:rsidR="00C97B40" w14:paraId="489ADD78" w14:textId="77777777" w:rsidTr="00636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17268ED" w14:textId="1088F2B3" w:rsidR="00C97B40" w:rsidRDefault="00D656E2" w:rsidP="00A22B2E">
            <w:pPr>
              <w:pStyle w:val="TableText"/>
            </w:pPr>
            <w:r>
              <w:lastRenderedPageBreak/>
              <w:t>Real-time operational data</w:t>
            </w:r>
          </w:p>
        </w:tc>
        <w:tc>
          <w:tcPr>
            <w:tcW w:w="4319" w:type="dxa"/>
          </w:tcPr>
          <w:p w14:paraId="1C1E7353" w14:textId="77777777" w:rsidR="005F7255" w:rsidRDefault="005F7255" w:rsidP="005F7255">
            <w:pPr>
              <w:pStyle w:val="TableBulletLevel1"/>
              <w:cnfStyle w:val="000000010000" w:firstRow="0" w:lastRow="0" w:firstColumn="0" w:lastColumn="0" w:oddVBand="0" w:evenVBand="0" w:oddHBand="0" w:evenHBand="1" w:firstRowFirstColumn="0" w:firstRowLastColumn="0" w:lastRowFirstColumn="0" w:lastRowLastColumn="0"/>
            </w:pPr>
            <w:r>
              <w:t xml:space="preserve">Pressures </w:t>
            </w:r>
          </w:p>
          <w:p w14:paraId="573AF857" w14:textId="77777777" w:rsidR="005F7255" w:rsidRDefault="005F7255" w:rsidP="005F7255">
            <w:pPr>
              <w:pStyle w:val="TableBulletLevel2"/>
              <w:cnfStyle w:val="000000010000" w:firstRow="0" w:lastRow="0" w:firstColumn="0" w:lastColumn="0" w:oddVBand="0" w:evenVBand="0" w:oddHBand="0" w:evenHBand="1" w:firstRowFirstColumn="0" w:firstRowLastColumn="0" w:lastRowFirstColumn="0" w:lastRowLastColumn="0"/>
            </w:pPr>
            <w:r>
              <w:t>Feed, concentrate, permeate</w:t>
            </w:r>
          </w:p>
          <w:p w14:paraId="0C55FC7F" w14:textId="77777777" w:rsidR="005F7255" w:rsidRDefault="005F7255" w:rsidP="005F7255">
            <w:pPr>
              <w:pStyle w:val="TableBulletLevel2"/>
              <w:cnfStyle w:val="000000010000" w:firstRow="0" w:lastRow="0" w:firstColumn="0" w:lastColumn="0" w:oddVBand="0" w:evenVBand="0" w:oddHBand="0" w:evenHBand="1" w:firstRowFirstColumn="0" w:firstRowLastColumn="0" w:lastRowFirstColumn="0" w:lastRowLastColumn="0"/>
            </w:pPr>
            <w:r>
              <w:t>All stages</w:t>
            </w:r>
          </w:p>
          <w:p w14:paraId="3EF9ADC7" w14:textId="5490CF73" w:rsidR="00F3609E" w:rsidRDefault="00F3609E" w:rsidP="005F7255">
            <w:pPr>
              <w:pStyle w:val="TableBulletLevel2"/>
              <w:cnfStyle w:val="000000010000" w:firstRow="0" w:lastRow="0" w:firstColumn="0" w:lastColumn="0" w:oddVBand="0" w:evenVBand="0" w:oddHBand="0" w:evenHBand="1" w:firstRowFirstColumn="0" w:firstRowLastColumn="0" w:lastRowFirstColumn="0" w:lastRowLastColumn="0"/>
            </w:pPr>
            <w:r>
              <w:t>Net driving pressure</w:t>
            </w:r>
          </w:p>
          <w:p w14:paraId="59C45446" w14:textId="77777777" w:rsidR="005F7255" w:rsidRDefault="005F7255" w:rsidP="005F7255">
            <w:pPr>
              <w:pStyle w:val="TableBulletLevel1"/>
              <w:cnfStyle w:val="000000010000" w:firstRow="0" w:lastRow="0" w:firstColumn="0" w:lastColumn="0" w:oddVBand="0" w:evenVBand="0" w:oddHBand="0" w:evenHBand="1" w:firstRowFirstColumn="0" w:firstRowLastColumn="0" w:lastRowFirstColumn="0" w:lastRowLastColumn="0"/>
            </w:pPr>
            <w:r>
              <w:t>Flows</w:t>
            </w:r>
          </w:p>
          <w:p w14:paraId="5BE1EDD9" w14:textId="77777777" w:rsidR="005F7255" w:rsidRDefault="005F7255" w:rsidP="005F7255">
            <w:pPr>
              <w:pStyle w:val="TableBulletLevel2"/>
              <w:cnfStyle w:val="000000010000" w:firstRow="0" w:lastRow="0" w:firstColumn="0" w:lastColumn="0" w:oddVBand="0" w:evenVBand="0" w:oddHBand="0" w:evenHBand="1" w:firstRowFirstColumn="0" w:firstRowLastColumn="0" w:lastRowFirstColumn="0" w:lastRowLastColumn="0"/>
            </w:pPr>
            <w:r>
              <w:t>Feed, concentrate, permeate</w:t>
            </w:r>
          </w:p>
          <w:p w14:paraId="056E97AB" w14:textId="77777777" w:rsidR="005F7255" w:rsidRDefault="005F7255" w:rsidP="005F7255">
            <w:pPr>
              <w:pStyle w:val="TableBulletLevel2"/>
              <w:cnfStyle w:val="000000010000" w:firstRow="0" w:lastRow="0" w:firstColumn="0" w:lastColumn="0" w:oddVBand="0" w:evenVBand="0" w:oddHBand="0" w:evenHBand="1" w:firstRowFirstColumn="0" w:firstRowLastColumn="0" w:lastRowFirstColumn="0" w:lastRowLastColumn="0"/>
            </w:pPr>
            <w:r>
              <w:t>All stages</w:t>
            </w:r>
          </w:p>
          <w:p w14:paraId="3BE98362" w14:textId="709CB97B" w:rsidR="005F7255" w:rsidRDefault="005F7255" w:rsidP="005F7255">
            <w:pPr>
              <w:pStyle w:val="TableBulletLevel1"/>
              <w:cnfStyle w:val="000000010000" w:firstRow="0" w:lastRow="0" w:firstColumn="0" w:lastColumn="0" w:oddVBand="0" w:evenVBand="0" w:oddHBand="0" w:evenHBand="1" w:firstRowFirstColumn="0" w:firstRowLastColumn="0" w:lastRowFirstColumn="0" w:lastRowLastColumn="0"/>
            </w:pPr>
            <w:r>
              <w:t>Specific Flux (if calculated within SCADA)</w:t>
            </w:r>
          </w:p>
          <w:p w14:paraId="34F11E57" w14:textId="75F90EB6" w:rsidR="005F7255" w:rsidRDefault="005F7255" w:rsidP="005F7255">
            <w:pPr>
              <w:pStyle w:val="TableBulletLevel2"/>
              <w:cnfStyle w:val="000000010000" w:firstRow="0" w:lastRow="0" w:firstColumn="0" w:lastColumn="0" w:oddVBand="0" w:evenVBand="0" w:oddHBand="0" w:evenHBand="1" w:firstRowFirstColumn="0" w:firstRowLastColumn="0" w:lastRowFirstColumn="0" w:lastRowLastColumn="0"/>
            </w:pPr>
            <w:r>
              <w:t>All stages and overall</w:t>
            </w:r>
          </w:p>
          <w:p w14:paraId="43E53012" w14:textId="102C3C23" w:rsidR="005F7255" w:rsidRDefault="005F7255" w:rsidP="005F7255">
            <w:pPr>
              <w:pStyle w:val="TableBulletLevel1"/>
              <w:cnfStyle w:val="000000010000" w:firstRow="0" w:lastRow="0" w:firstColumn="0" w:lastColumn="0" w:oddVBand="0" w:evenVBand="0" w:oddHBand="0" w:evenHBand="1" w:firstRowFirstColumn="0" w:firstRowLastColumn="0" w:lastRowFirstColumn="0" w:lastRowLastColumn="0"/>
            </w:pPr>
            <w:r>
              <w:t>Differential Pressure (if calculated within SCADA)</w:t>
            </w:r>
          </w:p>
          <w:p w14:paraId="4A7207C4" w14:textId="77777777" w:rsidR="005F7255" w:rsidRDefault="005F7255" w:rsidP="005F7255">
            <w:pPr>
              <w:pStyle w:val="TableBulletLevel2"/>
              <w:cnfStyle w:val="000000010000" w:firstRow="0" w:lastRow="0" w:firstColumn="0" w:lastColumn="0" w:oddVBand="0" w:evenVBand="0" w:oddHBand="0" w:evenHBand="1" w:firstRowFirstColumn="0" w:firstRowLastColumn="0" w:lastRowFirstColumn="0" w:lastRowLastColumn="0"/>
            </w:pPr>
            <w:r>
              <w:t>All stages and overall</w:t>
            </w:r>
          </w:p>
          <w:p w14:paraId="2B1E3FF0" w14:textId="473D1670" w:rsidR="00095AA4" w:rsidRDefault="00095AA4" w:rsidP="005F7255">
            <w:pPr>
              <w:pStyle w:val="TableBulletLevel2"/>
              <w:cnfStyle w:val="000000010000" w:firstRow="0" w:lastRow="0" w:firstColumn="0" w:lastColumn="0" w:oddVBand="0" w:evenVBand="0" w:oddHBand="0" w:evenHBand="1" w:firstRowFirstColumn="0" w:firstRowLastColumn="0" w:lastRowFirstColumn="0" w:lastRowLastColumn="0"/>
            </w:pPr>
            <w:r>
              <w:t>Temperature corrected value</w:t>
            </w:r>
            <w:r w:rsidR="00A102FF">
              <w:t>s and non-temperature corrected if both are available</w:t>
            </w:r>
          </w:p>
          <w:p w14:paraId="28B30D44" w14:textId="022E7E29" w:rsidR="00AF541E" w:rsidRDefault="00AF541E" w:rsidP="00AF541E">
            <w:pPr>
              <w:pStyle w:val="TableBulletLevel1"/>
              <w:cnfStyle w:val="000000010000" w:firstRow="0" w:lastRow="0" w:firstColumn="0" w:lastColumn="0" w:oddVBand="0" w:evenVBand="0" w:oddHBand="0" w:evenHBand="1" w:firstRowFirstColumn="0" w:firstRowLastColumn="0" w:lastRowFirstColumn="0" w:lastRowLastColumn="0"/>
            </w:pPr>
            <w:r>
              <w:t xml:space="preserve">TMP </w:t>
            </w:r>
          </w:p>
          <w:p w14:paraId="61CE85BE" w14:textId="2D9047CB" w:rsidR="001A0D6C" w:rsidRDefault="001A0D6C" w:rsidP="0063645A">
            <w:pPr>
              <w:pStyle w:val="TableBulletLevel2"/>
              <w:cnfStyle w:val="000000010000" w:firstRow="0" w:lastRow="0" w:firstColumn="0" w:lastColumn="0" w:oddVBand="0" w:evenVBand="0" w:oddHBand="0" w:evenHBand="1" w:firstRowFirstColumn="0" w:firstRowLastColumn="0" w:lastRowFirstColumn="0" w:lastRowLastColumn="0"/>
            </w:pPr>
            <w:r>
              <w:t>All stages and overall</w:t>
            </w:r>
          </w:p>
          <w:p w14:paraId="27BE5AE6" w14:textId="77777777" w:rsidR="00AF541E" w:rsidRDefault="00D656E2" w:rsidP="00AF541E">
            <w:pPr>
              <w:pStyle w:val="TableBulletLevel1"/>
              <w:cnfStyle w:val="000000010000" w:firstRow="0" w:lastRow="0" w:firstColumn="0" w:lastColumn="0" w:oddVBand="0" w:evenVBand="0" w:oddHBand="0" w:evenHBand="1" w:firstRowFirstColumn="0" w:firstRowLastColumn="0" w:lastRowFirstColumn="0" w:lastRowLastColumn="0"/>
            </w:pPr>
            <w:r>
              <w:t>Chemical use such as:</w:t>
            </w:r>
          </w:p>
          <w:p w14:paraId="4CB1EB6B" w14:textId="4A9B5C64" w:rsidR="00AF541E" w:rsidRDefault="00AF541E" w:rsidP="00AF541E">
            <w:pPr>
              <w:pStyle w:val="TableBulletLevel2"/>
              <w:cnfStyle w:val="000000010000" w:firstRow="0" w:lastRow="0" w:firstColumn="0" w:lastColumn="0" w:oddVBand="0" w:evenVBand="0" w:oddHBand="0" w:evenHBand="1" w:firstRowFirstColumn="0" w:firstRowLastColumn="0" w:lastRowFirstColumn="0" w:lastRowLastColumn="0"/>
            </w:pPr>
            <w:r>
              <w:t>Cl</w:t>
            </w:r>
            <w:r w:rsidR="00892259">
              <w:t xml:space="preserve">2 </w:t>
            </w:r>
            <w:r w:rsidR="00F43E66">
              <w:t>at</w:t>
            </w:r>
            <w:r w:rsidR="00892259">
              <w:t xml:space="preserve"> RO</w:t>
            </w:r>
            <w:r w:rsidR="00A43616">
              <w:t>/MF</w:t>
            </w:r>
            <w:r w:rsidR="00892259">
              <w:t xml:space="preserve"> feed </w:t>
            </w:r>
          </w:p>
          <w:p w14:paraId="60A134BF" w14:textId="682AB424" w:rsidR="00AF541E" w:rsidRDefault="00AF541E" w:rsidP="00AF541E">
            <w:pPr>
              <w:pStyle w:val="TableBulletLevel2"/>
              <w:cnfStyle w:val="000000010000" w:firstRow="0" w:lastRow="0" w:firstColumn="0" w:lastColumn="0" w:oddVBand="0" w:evenVBand="0" w:oddHBand="0" w:evenHBand="1" w:firstRowFirstColumn="0" w:firstRowLastColumn="0" w:lastRowFirstColumn="0" w:lastRowLastColumn="0"/>
            </w:pPr>
            <w:r>
              <w:t>Total Cl</w:t>
            </w:r>
            <w:r w:rsidR="00EA2442">
              <w:t xml:space="preserve"> (in mg/L if available or mass/time)</w:t>
            </w:r>
          </w:p>
          <w:p w14:paraId="1C41E47F" w14:textId="7FD5A90F" w:rsidR="00B14F48" w:rsidRDefault="00691BCC" w:rsidP="00AF541E">
            <w:pPr>
              <w:pStyle w:val="TableBulletLevel2"/>
              <w:cnfStyle w:val="000000010000" w:firstRow="0" w:lastRow="0" w:firstColumn="0" w:lastColumn="0" w:oddVBand="0" w:evenVBand="0" w:oddHBand="0" w:evenHBand="1" w:firstRowFirstColumn="0" w:firstRowLastColumn="0" w:lastRowFirstColumn="0" w:lastRowLastColumn="0"/>
            </w:pPr>
            <w:r>
              <w:t>Anti-</w:t>
            </w:r>
            <w:proofErr w:type="spellStart"/>
            <w:r>
              <w:t>scalant</w:t>
            </w:r>
            <w:proofErr w:type="spellEnd"/>
            <w:r>
              <w:t xml:space="preserve"> (in mg/L if available or mass/time)</w:t>
            </w:r>
          </w:p>
          <w:p w14:paraId="124CD847" w14:textId="5E58DE53" w:rsidR="00691BCC" w:rsidRDefault="00691BCC" w:rsidP="00AF541E">
            <w:pPr>
              <w:pStyle w:val="TableBulletLevel2"/>
              <w:cnfStyle w:val="000000010000" w:firstRow="0" w:lastRow="0" w:firstColumn="0" w:lastColumn="0" w:oddVBand="0" w:evenVBand="0" w:oddHBand="0" w:evenHBand="1" w:firstRowFirstColumn="0" w:firstRowLastColumn="0" w:lastRowFirstColumn="0" w:lastRowLastColumn="0"/>
            </w:pPr>
            <w:commentRangeStart w:id="96"/>
            <w:commentRangeStart w:id="97"/>
            <w:r>
              <w:t>Sulfuric acid (</w:t>
            </w:r>
            <w:ins w:id="98" w:author="Yoko Koyama" w:date="2024-05-31T07:31:00Z" w16du:dateUtc="2024-05-31T14:31:00Z">
              <w:r w:rsidR="00F413C7">
                <w:t xml:space="preserve">set point is 6.9mg/L; </w:t>
              </w:r>
            </w:ins>
            <w:del w:id="99" w:author="Yoko Koyama" w:date="2024-05-31T07:30:00Z" w16du:dateUtc="2024-05-31T14:30:00Z">
              <w:r w:rsidDel="00F515BF">
                <w:delText>in mg/L if available or mass/time</w:delText>
              </w:r>
            </w:del>
            <w:ins w:id="100" w:author="Yoko Koyama" w:date="2024-05-31T07:30:00Z" w16du:dateUtc="2024-05-31T14:30:00Z">
              <w:r w:rsidR="00F515BF">
                <w:t>daily consumptio</w:t>
              </w:r>
            </w:ins>
            <w:ins w:id="101" w:author="Yoko Koyama" w:date="2024-05-31T07:31:00Z" w16du:dateUtc="2024-05-31T14:31:00Z">
              <w:r w:rsidR="00F515BF">
                <w:t>n</w:t>
              </w:r>
              <w:r w:rsidR="00F413C7">
                <w:t xml:space="preserve"> estimated by o</w:t>
              </w:r>
              <w:r w:rsidR="009519AC">
                <w:t>pe</w:t>
              </w:r>
              <w:r w:rsidR="00F413C7">
                <w:t>rator</w:t>
              </w:r>
            </w:ins>
            <w:r>
              <w:t>)</w:t>
            </w:r>
            <w:commentRangeEnd w:id="96"/>
            <w:r w:rsidR="00E71FCA">
              <w:rPr>
                <w:rStyle w:val="CommentReference"/>
                <w:rFonts w:ascii="Segoe UI Semilight" w:hAnsi="Segoe UI Semilight"/>
                <w:bCs w:val="0"/>
                <w:iCs w:val="0"/>
                <w14:numForm w14:val="default"/>
              </w:rPr>
              <w:commentReference w:id="96"/>
            </w:r>
            <w:commentRangeEnd w:id="97"/>
            <w:r w:rsidR="00F43E66">
              <w:rPr>
                <w:rStyle w:val="CommentReference"/>
                <w:rFonts w:ascii="Segoe UI Semilight" w:hAnsi="Segoe UI Semilight"/>
                <w:bCs w:val="0"/>
                <w:iCs w:val="0"/>
                <w14:numForm w14:val="default"/>
              </w:rPr>
              <w:commentReference w:id="97"/>
            </w:r>
          </w:p>
          <w:p w14:paraId="461ECB2A" w14:textId="77777777" w:rsidR="007C2E6A" w:rsidRDefault="007C2E6A" w:rsidP="0063645A">
            <w:pPr>
              <w:pStyle w:val="TableBulletLevel2"/>
              <w:numPr>
                <w:ilvl w:val="0"/>
                <w:numId w:val="0"/>
              </w:numPr>
              <w:ind w:left="864"/>
              <w:cnfStyle w:val="000000010000" w:firstRow="0" w:lastRow="0" w:firstColumn="0" w:lastColumn="0" w:oddVBand="0" w:evenVBand="0" w:oddHBand="0" w:evenHBand="1" w:firstRowFirstColumn="0" w:firstRowLastColumn="0" w:lastRowFirstColumn="0" w:lastRowLastColumn="0"/>
            </w:pPr>
          </w:p>
          <w:p w14:paraId="4D3048C7" w14:textId="798099CF" w:rsidR="00C97B40" w:rsidRDefault="00C97B40" w:rsidP="00A22B2E">
            <w:pPr>
              <w:pStyle w:val="TableText"/>
              <w:cnfStyle w:val="000000010000" w:firstRow="0" w:lastRow="0" w:firstColumn="0" w:lastColumn="0" w:oddVBand="0" w:evenVBand="0" w:oddHBand="0" w:evenHBand="1" w:firstRowFirstColumn="0" w:firstRowLastColumn="0" w:lastRowFirstColumn="0" w:lastRowLastColumn="0"/>
            </w:pPr>
          </w:p>
        </w:tc>
        <w:tc>
          <w:tcPr>
            <w:tcW w:w="2155" w:type="dxa"/>
          </w:tcPr>
          <w:p w14:paraId="5064DDB9" w14:textId="6EC52684" w:rsidR="00C97B40" w:rsidRDefault="00D656E2" w:rsidP="00A22B2E">
            <w:pPr>
              <w:pStyle w:val="TableText"/>
              <w:cnfStyle w:val="000000010000" w:firstRow="0" w:lastRow="0" w:firstColumn="0" w:lastColumn="0" w:oddVBand="0" w:evenVBand="0" w:oddHBand="0" w:evenHBand="1" w:firstRowFirstColumn="0" w:firstRowLastColumn="0" w:lastRowFirstColumn="0" w:lastRowLastColumn="0"/>
            </w:pPr>
            <w:r>
              <w:t>Daily</w:t>
            </w:r>
          </w:p>
        </w:tc>
      </w:tr>
      <w:tr w:rsidR="00AF541E" w14:paraId="65417DB5" w14:textId="77777777" w:rsidTr="00636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8FA8096" w14:textId="42C39B96" w:rsidR="00AF541E" w:rsidRDefault="00D656E2" w:rsidP="00A22B2E">
            <w:pPr>
              <w:pStyle w:val="TableText"/>
            </w:pPr>
            <w:r>
              <w:t>Other operational data</w:t>
            </w:r>
          </w:p>
        </w:tc>
        <w:tc>
          <w:tcPr>
            <w:tcW w:w="4319" w:type="dxa"/>
          </w:tcPr>
          <w:p w14:paraId="6D23E99C" w14:textId="546338A6" w:rsidR="00AF541E" w:rsidRDefault="00D656E2" w:rsidP="0063645A">
            <w:pPr>
              <w:pStyle w:val="TableBulletLevel1"/>
              <w:cnfStyle w:val="000000100000" w:firstRow="0" w:lastRow="0" w:firstColumn="0" w:lastColumn="0" w:oddVBand="0" w:evenVBand="0" w:oddHBand="1" w:evenHBand="0" w:firstRowFirstColumn="0" w:firstRowLastColumn="0" w:lastRowFirstColumn="0" w:lastRowLastColumn="0"/>
            </w:pPr>
            <w:commentRangeStart w:id="102"/>
            <w:commentRangeStart w:id="103"/>
            <w:r>
              <w:t>CIP dates and timestamp</w:t>
            </w:r>
            <w:commentRangeEnd w:id="102"/>
            <w:r w:rsidR="00327123">
              <w:rPr>
                <w:rStyle w:val="CommentReference"/>
              </w:rPr>
              <w:commentReference w:id="102"/>
            </w:r>
            <w:commentRangeEnd w:id="103"/>
            <w:r w:rsidR="00327123">
              <w:rPr>
                <w:rStyle w:val="CommentReference"/>
              </w:rPr>
              <w:commentReference w:id="103"/>
            </w:r>
          </w:p>
        </w:tc>
        <w:tc>
          <w:tcPr>
            <w:tcW w:w="2155" w:type="dxa"/>
          </w:tcPr>
          <w:p w14:paraId="15C5EDD3" w14:textId="5F6A9B87" w:rsidR="00AF541E" w:rsidRDefault="00D656E2" w:rsidP="00A22B2E">
            <w:pPr>
              <w:pStyle w:val="TableText"/>
              <w:cnfStyle w:val="000000100000" w:firstRow="0" w:lastRow="0" w:firstColumn="0" w:lastColumn="0" w:oddVBand="0" w:evenVBand="0" w:oddHBand="1" w:evenHBand="0" w:firstRowFirstColumn="0" w:firstRowLastColumn="0" w:lastRowFirstColumn="0" w:lastRowLastColumn="0"/>
            </w:pPr>
            <w:r>
              <w:t>NA</w:t>
            </w:r>
          </w:p>
        </w:tc>
      </w:tr>
    </w:tbl>
    <w:p w14:paraId="1CB5C3EF" w14:textId="77777777" w:rsidR="007C7E15" w:rsidRDefault="007C7E15" w:rsidP="00DE2C8E"/>
    <w:p w14:paraId="042A5622" w14:textId="0013EF72" w:rsidR="00DE2C8E" w:rsidRDefault="00D656E2" w:rsidP="00F327EA">
      <w:pPr>
        <w:pStyle w:val="DateRecipientClosing"/>
      </w:pPr>
      <w:r>
        <w:t>Sincerely,</w:t>
      </w:r>
    </w:p>
    <w:p w14:paraId="7EF286CC" w14:textId="7ED416AA" w:rsidR="002A7F17" w:rsidRDefault="00D656E2" w:rsidP="0063645A">
      <w:pPr>
        <w:pStyle w:val="DateRecipientClosing"/>
      </w:pPr>
      <w:r>
        <w:t>CAROLLO ENGINEERS, INC.</w:t>
      </w:r>
    </w:p>
    <w:sectPr w:rsidR="002A7F17" w:rsidSect="006C6D4E">
      <w:headerReference w:type="default" r:id="rId15"/>
      <w:footerReference w:type="default" r:id="rId16"/>
      <w:headerReference w:type="first" r:id="rId17"/>
      <w:footerReference w:type="first" r:id="rId18"/>
      <w:pgSz w:w="12240" w:h="15840" w:code="1"/>
      <w:pgMar w:top="2347" w:right="1080" w:bottom="1800" w:left="1440" w:header="504" w:footer="144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 w:author="Gu, Han" w:date="2024-05-07T11:17:00Z" w:initials="HG">
    <w:p w14:paraId="44C1192C" w14:textId="77777777" w:rsidR="0075709A" w:rsidRDefault="00802A9F" w:rsidP="0075709A">
      <w:pPr>
        <w:pStyle w:val="CommentText"/>
        <w:numPr>
          <w:ilvl w:val="0"/>
          <w:numId w:val="0"/>
        </w:numPr>
      </w:pPr>
      <w:r>
        <w:rPr>
          <w:rStyle w:val="CommentReference"/>
        </w:rPr>
        <w:annotationRef/>
      </w:r>
      <w:r w:rsidR="0075709A">
        <w:t>Could you specific the data range needed? For example,  from XX/XX/XXXX to XX/XX/XXXX. As a reference, the final expansion water started flow in the GWRS on Dec 5</w:t>
      </w:r>
      <w:r w:rsidR="0075709A">
        <w:rPr>
          <w:vertAlign w:val="superscript"/>
        </w:rPr>
        <w:t>th</w:t>
      </w:r>
      <w:r w:rsidR="0075709A">
        <w:t xml:space="preserve"> 2022.  </w:t>
      </w:r>
    </w:p>
  </w:comment>
  <w:comment w:id="4" w:author="Yoko Koyama" w:date="2024-05-13T13:23:00Z" w:initials="YK">
    <w:p w14:paraId="7E131D70" w14:textId="77777777" w:rsidR="00F52BAB" w:rsidRDefault="00F52BAB" w:rsidP="00F52BAB">
      <w:pPr>
        <w:pStyle w:val="CommentText"/>
        <w:numPr>
          <w:ilvl w:val="0"/>
          <w:numId w:val="0"/>
        </w:numPr>
      </w:pPr>
      <w:r>
        <w:rPr>
          <w:rStyle w:val="CommentReference"/>
        </w:rPr>
        <w:annotationRef/>
      </w:r>
      <w:r>
        <w:t>What do you think of 2022 Dec 5</w:t>
      </w:r>
      <w:r>
        <w:rPr>
          <w:vertAlign w:val="superscript"/>
        </w:rPr>
        <w:t>th</w:t>
      </w:r>
      <w:r>
        <w:t xml:space="preserve"> to 2023 Dec 4</w:t>
      </w:r>
      <w:r>
        <w:rPr>
          <w:vertAlign w:val="superscript"/>
        </w:rPr>
        <w:t>th</w:t>
      </w:r>
      <w:r>
        <w:t xml:space="preserve"> ?</w:t>
      </w:r>
    </w:p>
  </w:comment>
  <w:comment w:id="10" w:author="Gu, Han" w:date="2024-05-07T16:59:00Z" w:initials="GH">
    <w:p w14:paraId="411CF5FF" w14:textId="20B026DA" w:rsidR="00E71FCA" w:rsidRDefault="004B19A9" w:rsidP="00E71FCA">
      <w:pPr>
        <w:pStyle w:val="CommentText"/>
        <w:numPr>
          <w:ilvl w:val="0"/>
          <w:numId w:val="0"/>
        </w:numPr>
      </w:pPr>
      <w:r>
        <w:rPr>
          <w:rStyle w:val="CommentReference"/>
        </w:rPr>
        <w:annotationRef/>
      </w:r>
      <w:r w:rsidR="00E71FCA">
        <w:t xml:space="preserve">Is unit D01 selected for any particular reason? SPI spreadsheet have data from all RO units. For example, A01 is SV used in the last MFS trial. D02 is the current “control” SV. </w:t>
      </w:r>
    </w:p>
  </w:comment>
  <w:comment w:id="11" w:author="Yoko Koyama" w:date="2024-05-13T12:55:00Z" w:initials="YK">
    <w:p w14:paraId="420025C1" w14:textId="77777777" w:rsidR="001D1FCD" w:rsidRDefault="001D1FCD" w:rsidP="001D1FCD">
      <w:pPr>
        <w:pStyle w:val="CommentText"/>
        <w:numPr>
          <w:ilvl w:val="0"/>
          <w:numId w:val="0"/>
        </w:numPr>
      </w:pPr>
      <w:r>
        <w:rPr>
          <w:rStyle w:val="CommentReference"/>
        </w:rPr>
        <w:annotationRef/>
      </w:r>
      <w:r>
        <w:t>I think D02 plus another unit that has shown more progressive fouling might be good?</w:t>
      </w:r>
    </w:p>
  </w:comment>
  <w:comment w:id="12" w:author="Yoko Koyama" w:date="2024-05-28T16:41:00Z" w:initials="YK">
    <w:p w14:paraId="31CBBB47" w14:textId="377FE73D" w:rsidR="70FC236F" w:rsidRDefault="70FC236F">
      <w:pPr>
        <w:pStyle w:val="CommentText"/>
      </w:pPr>
      <w:r>
        <w:t>E01 &amp; I01??</w:t>
      </w:r>
      <w:r>
        <w:rPr>
          <w:rStyle w:val="CommentReference"/>
        </w:rPr>
        <w:annotationRef/>
      </w:r>
    </w:p>
  </w:comment>
  <w:comment w:id="13" w:author="Yoko Koyama" w:date="2024-05-28T17:29:00Z" w:initials="YK">
    <w:p w14:paraId="74D90938" w14:textId="4936FA56" w:rsidR="00D656E2" w:rsidRDefault="00D656E2">
      <w:pPr>
        <w:pStyle w:val="CommentText"/>
      </w:pPr>
      <w:r>
        <w:t>Have Han get top 2 from priority list</w:t>
      </w:r>
      <w:r>
        <w:rPr>
          <w:rStyle w:val="CommentReference"/>
        </w:rPr>
        <w:annotationRef/>
      </w:r>
    </w:p>
  </w:comment>
  <w:comment w:id="14" w:author="Yoko Koyama" w:date="2024-05-28T17:32:00Z" w:initials="YK">
    <w:p w14:paraId="0385D74E" w14:textId="53DB2F86" w:rsidR="00D656E2" w:rsidRDefault="00D656E2">
      <w:pPr>
        <w:pStyle w:val="CommentText"/>
      </w:pPr>
      <w:r>
        <w:t>the top 2 units might not have Noria spotlight data + Noria unit (E01)</w:t>
      </w:r>
      <w:r>
        <w:rPr>
          <w:rStyle w:val="CommentReference"/>
        </w:rPr>
        <w:annotationRef/>
      </w:r>
    </w:p>
  </w:comment>
  <w:comment w:id="2" w:author="Yoko Koyama" w:date="2024-04-29T10:15:00Z" w:initials="YK">
    <w:p w14:paraId="5E37DEE6" w14:textId="6D47B1C8" w:rsidR="00C35B46" w:rsidRDefault="00C35B46" w:rsidP="00C35B46">
      <w:pPr>
        <w:pStyle w:val="CommentText"/>
        <w:numPr>
          <w:ilvl w:val="0"/>
          <w:numId w:val="0"/>
        </w:numPr>
      </w:pPr>
      <w:r>
        <w:rPr>
          <w:rStyle w:val="CommentReference"/>
        </w:rPr>
        <w:annotationRef/>
      </w:r>
      <w:r>
        <w:t>Request 2 units</w:t>
      </w:r>
    </w:p>
  </w:comment>
  <w:comment w:id="21" w:author="Kyle Thompson" w:date="2024-04-29T09:47:00Z" w:initials="KT">
    <w:p w14:paraId="0AE4AA52" w14:textId="77777777" w:rsidR="00BA718D" w:rsidRDefault="00BA718D" w:rsidP="00BA718D">
      <w:pPr>
        <w:pStyle w:val="CommentText"/>
        <w:numPr>
          <w:ilvl w:val="0"/>
          <w:numId w:val="0"/>
        </w:numPr>
      </w:pPr>
      <w:r>
        <w:rPr>
          <w:rStyle w:val="CommentReference"/>
        </w:rPr>
        <w:annotationRef/>
      </w:r>
      <w:r>
        <w:t>The same unit as the SPI spreadsheet</w:t>
      </w:r>
      <w:r>
        <w:br/>
      </w:r>
      <w:r>
        <w:br/>
        <w:t>Whichever unit the Noria is installed on</w:t>
      </w:r>
    </w:p>
  </w:comment>
  <w:comment w:id="22" w:author="Yoko Koyama" w:date="2024-05-06T15:52:00Z" w:initials="YK">
    <w:p w14:paraId="2C0BC594" w14:textId="77777777" w:rsidR="00603162" w:rsidRDefault="00603162" w:rsidP="00603162">
      <w:pPr>
        <w:pStyle w:val="CommentText"/>
        <w:numPr>
          <w:ilvl w:val="0"/>
          <w:numId w:val="0"/>
        </w:numPr>
      </w:pPr>
      <w:r>
        <w:rPr>
          <w:rStyle w:val="CommentReference"/>
        </w:rPr>
        <w:annotationRef/>
      </w:r>
      <w:r>
        <w:t>Cannot request Noria unit since that one does not have a satelite connection port</w:t>
      </w:r>
    </w:p>
  </w:comment>
  <w:comment w:id="26" w:author="Gu, Han" w:date="2024-05-10T14:24:00Z" w:initials="HG">
    <w:p w14:paraId="31533FFF" w14:textId="77777777" w:rsidR="00F5000E" w:rsidRDefault="00F5000E" w:rsidP="00F5000E">
      <w:pPr>
        <w:pStyle w:val="CommentText"/>
        <w:numPr>
          <w:ilvl w:val="0"/>
          <w:numId w:val="0"/>
        </w:numPr>
      </w:pPr>
      <w:r>
        <w:rPr>
          <w:rStyle w:val="CommentReference"/>
        </w:rPr>
        <w:annotationRef/>
      </w:r>
      <w:r>
        <w:rPr>
          <w:b/>
          <w:bCs/>
          <w:color w:val="000000"/>
        </w:rPr>
        <w:t>I assume this is the required set : Perm EC Stage 1, Perm EC Stage 2, Perm EC Stage 3</w:t>
      </w:r>
    </w:p>
  </w:comment>
  <w:comment w:id="27" w:author="Yoko Koyama" w:date="2024-05-13T12:56:00Z" w:initials="YK">
    <w:p w14:paraId="4FFFB9C1" w14:textId="77777777" w:rsidR="00F675BE" w:rsidRDefault="00F675BE" w:rsidP="00F675BE">
      <w:pPr>
        <w:pStyle w:val="CommentText"/>
        <w:numPr>
          <w:ilvl w:val="0"/>
          <w:numId w:val="0"/>
        </w:numPr>
      </w:pPr>
      <w:r>
        <w:rPr>
          <w:rStyle w:val="CommentReference"/>
        </w:rPr>
        <w:annotationRef/>
      </w:r>
      <w:r>
        <w:t>Yes</w:t>
      </w:r>
    </w:p>
  </w:comment>
  <w:comment w:id="28" w:author="Gu, Han" w:date="2024-05-10T14:30:00Z" w:initials="HG">
    <w:p w14:paraId="3B558ECB" w14:textId="2338896B" w:rsidR="00021831" w:rsidRDefault="00021831" w:rsidP="00021831">
      <w:pPr>
        <w:pStyle w:val="CommentText"/>
        <w:numPr>
          <w:ilvl w:val="0"/>
          <w:numId w:val="0"/>
        </w:numPr>
      </w:pPr>
      <w:r>
        <w:rPr>
          <w:rStyle w:val="CommentReference"/>
        </w:rPr>
        <w:annotationRef/>
      </w:r>
      <w:r>
        <w:t>The spreadsheet only have Stage n Percent Removal, this is calculated using (Stage n AFBC - Perm EC Stage n)/ Stage n AFBC. AFBC is average feed brine EC. Does this work?</w:t>
      </w:r>
    </w:p>
  </w:comment>
  <w:comment w:id="29" w:author="Yoko Koyama" w:date="2024-05-13T12:56:00Z" w:initials="YK">
    <w:p w14:paraId="339E3C39" w14:textId="77777777" w:rsidR="00CB13A7" w:rsidRDefault="00CB13A7" w:rsidP="00CB13A7">
      <w:pPr>
        <w:pStyle w:val="CommentText"/>
        <w:numPr>
          <w:ilvl w:val="0"/>
          <w:numId w:val="0"/>
        </w:numPr>
      </w:pPr>
      <w:r>
        <w:rPr>
          <w:rStyle w:val="CommentReference"/>
        </w:rPr>
        <w:annotationRef/>
      </w:r>
      <w:r>
        <w:t>Yes; we will then calculate the overall removal %</w:t>
      </w:r>
    </w:p>
  </w:comment>
  <w:comment w:id="34" w:author="Gu, Han" w:date="2024-05-10T14:35:00Z" w:initials="HG">
    <w:p w14:paraId="3739C98E" w14:textId="4BDEECEC" w:rsidR="00021831" w:rsidRDefault="00021831" w:rsidP="00021831">
      <w:pPr>
        <w:pStyle w:val="CommentText"/>
        <w:numPr>
          <w:ilvl w:val="0"/>
          <w:numId w:val="0"/>
        </w:numPr>
      </w:pPr>
      <w:r>
        <w:rPr>
          <w:rStyle w:val="CommentReference"/>
        </w:rPr>
        <w:annotationRef/>
      </w:r>
      <w:r>
        <w:t>Are these for RO feed water? Or RO permeate?</w:t>
      </w:r>
    </w:p>
  </w:comment>
  <w:comment w:id="35" w:author="Yoko Koyama" w:date="2024-05-13T12:57:00Z" w:initials="YK">
    <w:p w14:paraId="6AF29F5E" w14:textId="77777777" w:rsidR="0038684F" w:rsidRDefault="0038684F" w:rsidP="0038684F">
      <w:pPr>
        <w:pStyle w:val="CommentText"/>
        <w:numPr>
          <w:ilvl w:val="0"/>
          <w:numId w:val="0"/>
        </w:numPr>
      </w:pPr>
      <w:r>
        <w:rPr>
          <w:rStyle w:val="CommentReference"/>
        </w:rPr>
        <w:annotationRef/>
      </w:r>
      <w:r>
        <w:t>Feed please.</w:t>
      </w:r>
    </w:p>
  </w:comment>
  <w:comment w:id="36" w:author="Yoko Koyama" w:date="2024-05-28T18:17:00Z" w:initials="YK">
    <w:p w14:paraId="089CCE46" w14:textId="609A49DA" w:rsidR="00D656E2" w:rsidRDefault="00D656E2">
      <w:pPr>
        <w:pStyle w:val="CommentText"/>
      </w:pPr>
      <w:r>
        <w:t>grab sample conc and online conc might be different for the same WQ param</w:t>
      </w:r>
      <w:r>
        <w:rPr>
          <w:rStyle w:val="CommentReference"/>
        </w:rPr>
        <w:annotationRef/>
      </w:r>
    </w:p>
  </w:comment>
  <w:comment w:id="37" w:author="Yoko Koyama" w:date="2024-05-28T18:33:00Z" w:initials="YK">
    <w:p w14:paraId="3E0E52BB" w14:textId="6E281A3B" w:rsidR="00D656E2" w:rsidRDefault="00D656E2">
      <w:pPr>
        <w:pStyle w:val="CommentText"/>
      </w:pPr>
      <w:r>
        <w:t>ramp up sampling frequency o RO feed WQ params</w:t>
      </w:r>
      <w:r>
        <w:rPr>
          <w:rStyle w:val="CommentReference"/>
        </w:rPr>
        <w:annotationRef/>
      </w:r>
    </w:p>
  </w:comment>
  <w:comment w:id="38" w:author="Yoko Koyama" w:date="2024-05-28T18:33:00Z" w:initials="YK">
    <w:p w14:paraId="0F94B7E8" w14:textId="5E5943E4" w:rsidR="00D656E2" w:rsidRDefault="00D656E2">
      <w:pPr>
        <w:pStyle w:val="CommentText"/>
      </w:pPr>
      <w:r>
        <w:t>Yoko to check out Han's spreadsheet for real-time sensors</w:t>
      </w:r>
      <w:r>
        <w:rPr>
          <w:rStyle w:val="CommentReference"/>
        </w:rPr>
        <w:annotationRef/>
      </w:r>
    </w:p>
  </w:comment>
  <w:comment w:id="39" w:author="Yoko Koyama" w:date="2024-05-28T18:49:00Z" w:initials="YK">
    <w:p w14:paraId="5CF85FCA" w14:textId="425660B4" w:rsidR="00D656E2" w:rsidRDefault="00D656E2">
      <w:pPr>
        <w:pStyle w:val="CommentText"/>
      </w:pPr>
      <w:r>
        <w:t>Have to get table from OCWD has a more comprehensive list of compounds measured</w:t>
      </w:r>
      <w:r>
        <w:rPr>
          <w:rStyle w:val="CommentReference"/>
        </w:rPr>
        <w:annotationRef/>
      </w:r>
    </w:p>
  </w:comment>
  <w:comment w:id="41" w:author="Gu, Han" w:date="2024-05-10T14:34:00Z" w:initials="HG">
    <w:p w14:paraId="689E871E" w14:textId="031B647A" w:rsidR="00021831" w:rsidRDefault="00021831" w:rsidP="00021831">
      <w:pPr>
        <w:pStyle w:val="CommentText"/>
        <w:numPr>
          <w:ilvl w:val="0"/>
          <w:numId w:val="0"/>
        </w:numPr>
      </w:pPr>
      <w:r>
        <w:rPr>
          <w:rStyle w:val="CommentReference"/>
        </w:rPr>
        <w:annotationRef/>
      </w:r>
      <w:r>
        <w:t xml:space="preserve">OCWD main lab have monthly grab RO feed WQ for total alkalinity </w:t>
      </w:r>
    </w:p>
  </w:comment>
  <w:comment w:id="42" w:author="Yoko Koyama" w:date="2024-05-13T12:58:00Z" w:initials="YK">
    <w:p w14:paraId="40CD19D6" w14:textId="77777777" w:rsidR="00A1493C" w:rsidRDefault="00A1493C" w:rsidP="00A1493C">
      <w:pPr>
        <w:pStyle w:val="CommentText"/>
        <w:numPr>
          <w:ilvl w:val="0"/>
          <w:numId w:val="0"/>
        </w:numPr>
      </w:pPr>
      <w:r>
        <w:rPr>
          <w:rStyle w:val="CommentReference"/>
        </w:rPr>
        <w:annotationRef/>
      </w:r>
      <w:r>
        <w:t>I think monthly is fine then in this case. We will massage the data if we want to model by weekly frequency.</w:t>
      </w:r>
    </w:p>
  </w:comment>
  <w:comment w:id="51" w:author="Gu, Han" w:date="2024-05-10T14:42:00Z" w:initials="HG">
    <w:p w14:paraId="4ACFE987" w14:textId="44FB4BD2" w:rsidR="00532E1A" w:rsidRDefault="00532E1A" w:rsidP="00532E1A">
      <w:pPr>
        <w:pStyle w:val="CommentText"/>
        <w:numPr>
          <w:ilvl w:val="0"/>
          <w:numId w:val="0"/>
        </w:numPr>
      </w:pPr>
      <w:r>
        <w:rPr>
          <w:rStyle w:val="CommentReference"/>
        </w:rPr>
        <w:annotationRef/>
      </w:r>
      <w:r>
        <w:t xml:space="preserve">We have data for Q-1 water (waste water from OC San) in monthly composite.   </w:t>
      </w:r>
    </w:p>
  </w:comment>
  <w:comment w:id="52" w:author="Yoko Koyama" w:date="2024-05-13T12:58:00Z" w:initials="YK">
    <w:p w14:paraId="4A021D84" w14:textId="77777777" w:rsidR="004034B2" w:rsidRDefault="00882D33" w:rsidP="004034B2">
      <w:pPr>
        <w:pStyle w:val="CommentText"/>
        <w:numPr>
          <w:ilvl w:val="0"/>
          <w:numId w:val="0"/>
        </w:numPr>
      </w:pPr>
      <w:r>
        <w:rPr>
          <w:rStyle w:val="CommentReference"/>
        </w:rPr>
        <w:annotationRef/>
      </w:r>
      <w:r w:rsidR="004034B2">
        <w:t>Does this cover only fluoride or other ions mentioned as well? Perhaps you can help clarify which ions do we have for Q1 water and which do we have for ROF?</w:t>
      </w:r>
    </w:p>
  </w:comment>
  <w:comment w:id="58" w:author="Gu, Han" w:date="2024-05-10T14:42:00Z" w:initials="HG">
    <w:p w14:paraId="60D33892" w14:textId="084991AB" w:rsidR="00532E1A" w:rsidRDefault="00532E1A" w:rsidP="00532E1A">
      <w:pPr>
        <w:pStyle w:val="CommentText"/>
        <w:numPr>
          <w:ilvl w:val="0"/>
          <w:numId w:val="0"/>
        </w:numPr>
      </w:pPr>
      <w:r>
        <w:rPr>
          <w:rStyle w:val="CommentReference"/>
        </w:rPr>
        <w:annotationRef/>
      </w:r>
      <w:r>
        <w:t xml:space="preserve">F- and Cl-. We have data for ROF water in monthly grab </w:t>
      </w:r>
    </w:p>
  </w:comment>
  <w:comment w:id="59" w:author="Yoko Koyama" w:date="2024-05-13T13:02:00Z" w:initials="YK">
    <w:p w14:paraId="26DBD583" w14:textId="77777777" w:rsidR="004A429C" w:rsidRDefault="004A429C" w:rsidP="004A429C">
      <w:pPr>
        <w:pStyle w:val="CommentText"/>
        <w:numPr>
          <w:ilvl w:val="0"/>
          <w:numId w:val="0"/>
        </w:numPr>
      </w:pPr>
      <w:r>
        <w:rPr>
          <w:rStyle w:val="CommentReference"/>
        </w:rPr>
        <w:annotationRef/>
      </w:r>
      <w:r>
        <w:t>Please specify Q1 or ROF (what does this stand for?) after the comma</w:t>
      </w:r>
    </w:p>
  </w:comment>
  <w:comment w:id="65" w:author="Gu, Han" w:date="2024-05-10T14:45:00Z" w:initials="HG">
    <w:p w14:paraId="3259F9DA" w14:textId="5BF5972A" w:rsidR="00532E1A" w:rsidRDefault="00532E1A" w:rsidP="00532E1A">
      <w:pPr>
        <w:pStyle w:val="CommentText"/>
        <w:numPr>
          <w:ilvl w:val="0"/>
          <w:numId w:val="0"/>
        </w:numPr>
      </w:pPr>
      <w:r>
        <w:rPr>
          <w:rStyle w:val="CommentReference"/>
        </w:rPr>
        <w:annotationRef/>
      </w:r>
      <w:r>
        <w:t>N/A</w:t>
      </w:r>
    </w:p>
  </w:comment>
  <w:comment w:id="71" w:author="Gu, Han" w:date="2024-05-10T14:49:00Z" w:initials="HG">
    <w:p w14:paraId="6361C1F1" w14:textId="77777777" w:rsidR="002B2EE7" w:rsidRDefault="00532E1A" w:rsidP="002B2EE7">
      <w:pPr>
        <w:pStyle w:val="CommentText"/>
        <w:numPr>
          <w:ilvl w:val="0"/>
          <w:numId w:val="0"/>
        </w:numPr>
      </w:pPr>
      <w:r>
        <w:rPr>
          <w:rStyle w:val="CommentReference"/>
        </w:rPr>
        <w:annotationRef/>
      </w:r>
      <w:r w:rsidR="002B2EE7">
        <w:t>Sr and Cu, N/A</w:t>
      </w:r>
    </w:p>
  </w:comment>
  <w:comment w:id="72" w:author="Yoko Koyama" w:date="2024-05-13T13:02:00Z" w:initials="YK">
    <w:p w14:paraId="2C4E84E7" w14:textId="77777777" w:rsidR="00C92445" w:rsidRDefault="00C92445" w:rsidP="00C92445">
      <w:pPr>
        <w:pStyle w:val="CommentText"/>
        <w:numPr>
          <w:ilvl w:val="0"/>
          <w:numId w:val="0"/>
        </w:numPr>
      </w:pPr>
      <w:r>
        <w:rPr>
          <w:rStyle w:val="CommentReference"/>
        </w:rPr>
        <w:annotationRef/>
      </w:r>
      <w:r>
        <w:t>Please specify Q1 or ROF (what does this stand for?) after the comma</w:t>
      </w:r>
    </w:p>
  </w:comment>
  <w:comment w:id="77" w:author="Gu, Han" w:date="2024-05-10T15:06:00Z" w:initials="HG">
    <w:p w14:paraId="4BA2B226" w14:textId="77777777" w:rsidR="00632745" w:rsidRDefault="00632745" w:rsidP="00632745">
      <w:pPr>
        <w:pStyle w:val="CommentText"/>
        <w:numPr>
          <w:ilvl w:val="0"/>
          <w:numId w:val="0"/>
        </w:numPr>
      </w:pPr>
      <w:r>
        <w:rPr>
          <w:rStyle w:val="CommentReference"/>
        </w:rPr>
        <w:annotationRef/>
      </w:r>
      <w:r>
        <w:t xml:space="preserve">We have </w:t>
      </w:r>
      <w:r>
        <w:rPr>
          <w:color w:val="202124"/>
          <w:highlight w:val="white"/>
        </w:rPr>
        <w:t>NH3-N</w:t>
      </w:r>
      <w:r>
        <w:t xml:space="preserve"> for or Q-1 water (waste water from OC San) in weekly grab.</w:t>
      </w:r>
    </w:p>
  </w:comment>
  <w:comment w:id="78" w:author="Gu, Han" w:date="2024-05-10T15:02:00Z" w:initials="HG">
    <w:p w14:paraId="71EA55DC" w14:textId="2D4A6F2D" w:rsidR="00632745" w:rsidRDefault="00632745" w:rsidP="00632745">
      <w:pPr>
        <w:pStyle w:val="CommentText"/>
        <w:numPr>
          <w:ilvl w:val="0"/>
          <w:numId w:val="0"/>
        </w:numPr>
      </w:pPr>
      <w:r>
        <w:rPr>
          <w:rStyle w:val="CommentReference"/>
        </w:rPr>
        <w:annotationRef/>
      </w:r>
      <w:r>
        <w:t>We have data for Q-1 water (waste water from OC San) in weekly composite</w:t>
      </w:r>
    </w:p>
  </w:comment>
  <w:comment w:id="82" w:author="Yoko Koyama" w:date="2024-05-31T07:41:00Z" w:initials="YK">
    <w:p w14:paraId="330C9E77" w14:textId="77777777" w:rsidR="008C33DC" w:rsidRDefault="008C33DC" w:rsidP="008C33DC">
      <w:pPr>
        <w:pStyle w:val="CommentText"/>
        <w:numPr>
          <w:ilvl w:val="0"/>
          <w:numId w:val="0"/>
        </w:numPr>
      </w:pPr>
      <w:r>
        <w:rPr>
          <w:rStyle w:val="CommentReference"/>
        </w:rPr>
        <w:annotationRef/>
      </w:r>
      <w:r>
        <w:t>I could not find relevant info from the excel files; does this exist?</w:t>
      </w:r>
    </w:p>
  </w:comment>
  <w:comment w:id="87" w:author="Gu, Han" w:date="2024-05-10T15:09:00Z" w:initials="HG">
    <w:p w14:paraId="4CCA6C1F" w14:textId="60F83D5F" w:rsidR="00632745" w:rsidRDefault="00632745" w:rsidP="00632745">
      <w:pPr>
        <w:pStyle w:val="CommentText"/>
        <w:numPr>
          <w:ilvl w:val="0"/>
          <w:numId w:val="0"/>
        </w:numPr>
      </w:pPr>
      <w:r>
        <w:rPr>
          <w:rStyle w:val="CommentReference"/>
        </w:rPr>
        <w:annotationRef/>
      </w:r>
      <w:r>
        <w:t xml:space="preserve">We have </w:t>
      </w:r>
      <w:r>
        <w:rPr>
          <w:color w:val="202124"/>
          <w:highlight w:val="white"/>
        </w:rPr>
        <w:t>NO3-N</w:t>
      </w:r>
      <w:r>
        <w:t xml:space="preserve"> and NO2-N for or Q-1 water (waste water from OC San) in weekly grab.</w:t>
      </w:r>
    </w:p>
  </w:comment>
  <w:comment w:id="91" w:author="Gu, Han" w:date="2024-05-10T15:20:00Z" w:initials="HG">
    <w:p w14:paraId="496424CD" w14:textId="77777777" w:rsidR="00F037BF" w:rsidRDefault="00F037BF" w:rsidP="00F037BF">
      <w:pPr>
        <w:pStyle w:val="CommentText"/>
        <w:numPr>
          <w:ilvl w:val="0"/>
          <w:numId w:val="0"/>
        </w:numPr>
      </w:pPr>
      <w:r>
        <w:rPr>
          <w:rStyle w:val="CommentReference"/>
        </w:rPr>
        <w:annotationRef/>
      </w:r>
      <w:r>
        <w:t xml:space="preserve">Weekly historical data is not available. Monthly data is available.  </w:t>
      </w:r>
    </w:p>
  </w:comment>
  <w:comment w:id="92" w:author="Yoko Koyama" w:date="2024-05-22T11:32:00Z" w:initials="YK">
    <w:p w14:paraId="0EDBF001" w14:textId="77777777" w:rsidR="00C910A4" w:rsidRDefault="00C910A4" w:rsidP="00C910A4">
      <w:pPr>
        <w:pStyle w:val="CommentText"/>
        <w:numPr>
          <w:ilvl w:val="0"/>
          <w:numId w:val="0"/>
        </w:numPr>
      </w:pPr>
      <w:r>
        <w:rPr>
          <w:rStyle w:val="CommentReference"/>
        </w:rPr>
        <w:annotationRef/>
      </w:r>
      <w:r>
        <w:t>What does this mean? I thought for some variables weekly data is available?</w:t>
      </w:r>
    </w:p>
  </w:comment>
  <w:comment w:id="93" w:author="Yoko Koyama" w:date="2024-05-28T18:04:00Z" w:initials="YK">
    <w:p w14:paraId="5CFA7CA4" w14:textId="360BFD4C" w:rsidR="00D656E2" w:rsidRDefault="00D656E2">
      <w:pPr>
        <w:pStyle w:val="CommentText"/>
      </w:pPr>
      <w:r>
        <w:t>Seems like everything is monthly</w:t>
      </w:r>
      <w:r>
        <w:rPr>
          <w:rStyle w:val="CommentReference"/>
        </w:rPr>
        <w:annotationRef/>
      </w:r>
    </w:p>
  </w:comment>
  <w:comment w:id="95" w:author="Gu, Han" w:date="2024-05-10T15:21:00Z" w:initials="HG">
    <w:p w14:paraId="6F1F7FB3" w14:textId="208BA749" w:rsidR="00F037BF" w:rsidRDefault="00F037BF" w:rsidP="00F037BF">
      <w:pPr>
        <w:pStyle w:val="CommentText"/>
        <w:numPr>
          <w:ilvl w:val="0"/>
          <w:numId w:val="0"/>
        </w:numPr>
      </w:pPr>
      <w:r>
        <w:rPr>
          <w:rStyle w:val="CommentReference"/>
        </w:rPr>
        <w:annotationRef/>
      </w:r>
      <w:r>
        <w:t xml:space="preserve">Need to request from Noria </w:t>
      </w:r>
    </w:p>
  </w:comment>
  <w:comment w:id="94" w:author="Yoko Koyama" w:date="2024-05-13T13:21:00Z" w:initials="YK">
    <w:p w14:paraId="2005D269" w14:textId="77777777" w:rsidR="001B708D" w:rsidRDefault="001B708D" w:rsidP="001B708D">
      <w:pPr>
        <w:pStyle w:val="CommentText"/>
        <w:numPr>
          <w:ilvl w:val="0"/>
          <w:numId w:val="0"/>
        </w:numPr>
      </w:pPr>
      <w:r>
        <w:rPr>
          <w:rStyle w:val="CommentReference"/>
        </w:rPr>
        <w:annotationRef/>
      </w:r>
      <w:r>
        <w:t>I recall in our biweekly meeting that the RO unit with the Noria data actually does not have the satelite port required to provide pressure/flux data. If that is the case, then I don’t think we can make use of the Noria data and we can delete this from the table.</w:t>
      </w:r>
    </w:p>
  </w:comment>
  <w:comment w:id="96" w:author="Gu, Han" w:date="2024-05-10T15:14:00Z" w:initials="HG">
    <w:p w14:paraId="6704718C" w14:textId="5FD8CC2C" w:rsidR="00E71FCA" w:rsidRDefault="00E71FCA" w:rsidP="00E71FCA">
      <w:pPr>
        <w:pStyle w:val="CommentText"/>
        <w:numPr>
          <w:ilvl w:val="0"/>
          <w:numId w:val="0"/>
        </w:numPr>
      </w:pPr>
      <w:r>
        <w:rPr>
          <w:rStyle w:val="CommentReference"/>
        </w:rPr>
        <w:annotationRef/>
      </w:r>
      <w:r>
        <w:t xml:space="preserve">Set point is 6.9. Acid flow rate is NA. Daily sulfuric acid consumption is estimated by Operator.    </w:t>
      </w:r>
    </w:p>
  </w:comment>
  <w:comment w:id="97" w:author="Yoko Koyama" w:date="2024-05-13T13:22:00Z" w:initials="YK">
    <w:p w14:paraId="7D5CB95E" w14:textId="77777777" w:rsidR="00F43E66" w:rsidRDefault="00F43E66" w:rsidP="00F43E66">
      <w:pPr>
        <w:pStyle w:val="CommentText"/>
        <w:numPr>
          <w:ilvl w:val="0"/>
          <w:numId w:val="0"/>
        </w:numPr>
      </w:pPr>
      <w:r>
        <w:rPr>
          <w:rStyle w:val="CommentReference"/>
        </w:rPr>
        <w:annotationRef/>
      </w:r>
      <w:r>
        <w:t>OK</w:t>
      </w:r>
    </w:p>
  </w:comment>
  <w:comment w:id="102" w:author="Gu, Han" w:date="2024-05-10T15:22:00Z" w:initials="HG">
    <w:p w14:paraId="552C8296" w14:textId="58C2A701" w:rsidR="00F037BF" w:rsidRDefault="00F037BF" w:rsidP="00F037BF">
      <w:pPr>
        <w:pStyle w:val="CommentText"/>
        <w:numPr>
          <w:ilvl w:val="0"/>
          <w:numId w:val="0"/>
        </w:numPr>
      </w:pPr>
      <w:r>
        <w:rPr>
          <w:rStyle w:val="CommentReference"/>
        </w:rPr>
        <w:annotationRef/>
      </w:r>
      <w:r>
        <w:t>I can supply the CIP dates once we select the desired RO units.</w:t>
      </w:r>
    </w:p>
  </w:comment>
  <w:comment w:id="103" w:author="Yoko Koyama" w:date="2024-05-13T13:23:00Z" w:initials="YK">
    <w:p w14:paraId="6EC7243D" w14:textId="77777777" w:rsidR="00F43E66" w:rsidRDefault="00F43E66" w:rsidP="00F43E66">
      <w:pPr>
        <w:pStyle w:val="CommentText"/>
        <w:numPr>
          <w:ilvl w:val="0"/>
          <w:numId w:val="0"/>
        </w:numPr>
      </w:pPr>
      <w:r>
        <w:rPr>
          <w:rStyle w:val="CommentReference"/>
        </w:rPr>
        <w:annotationRef/>
      </w:r>
      <w:r>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4C1192C" w15:done="0"/>
  <w15:commentEx w15:paraId="7E131D70" w15:paraIdParent="44C1192C" w15:done="0"/>
  <w15:commentEx w15:paraId="411CF5FF" w15:done="0"/>
  <w15:commentEx w15:paraId="420025C1" w15:paraIdParent="411CF5FF" w15:done="0"/>
  <w15:commentEx w15:paraId="31CBBB47" w15:paraIdParent="411CF5FF" w15:done="0"/>
  <w15:commentEx w15:paraId="74D90938" w15:paraIdParent="411CF5FF" w15:done="0"/>
  <w15:commentEx w15:paraId="0385D74E" w15:paraIdParent="411CF5FF" w15:done="0"/>
  <w15:commentEx w15:paraId="5E37DEE6" w15:done="1"/>
  <w15:commentEx w15:paraId="0AE4AA52" w15:done="1"/>
  <w15:commentEx w15:paraId="2C0BC594" w15:paraIdParent="0AE4AA52" w15:done="1"/>
  <w15:commentEx w15:paraId="31533FFF" w15:done="1"/>
  <w15:commentEx w15:paraId="4FFFB9C1" w15:paraIdParent="31533FFF" w15:done="1"/>
  <w15:commentEx w15:paraId="3B558ECB" w15:done="1"/>
  <w15:commentEx w15:paraId="339E3C39" w15:paraIdParent="3B558ECB" w15:done="1"/>
  <w15:commentEx w15:paraId="3739C98E" w15:done="1"/>
  <w15:commentEx w15:paraId="6AF29F5E" w15:paraIdParent="3739C98E" w15:done="1"/>
  <w15:commentEx w15:paraId="089CCE46" w15:done="0"/>
  <w15:commentEx w15:paraId="3E0E52BB" w15:paraIdParent="089CCE46" w15:done="0"/>
  <w15:commentEx w15:paraId="0F94B7E8" w15:paraIdParent="089CCE46" w15:done="0"/>
  <w15:commentEx w15:paraId="5CF85FCA" w15:paraIdParent="089CCE46" w15:done="0"/>
  <w15:commentEx w15:paraId="689E871E" w15:done="1"/>
  <w15:commentEx w15:paraId="40CD19D6" w15:paraIdParent="689E871E" w15:done="1"/>
  <w15:commentEx w15:paraId="4ACFE987" w15:done="1"/>
  <w15:commentEx w15:paraId="4A021D84" w15:paraIdParent="4ACFE987" w15:done="1"/>
  <w15:commentEx w15:paraId="60D33892" w15:done="1"/>
  <w15:commentEx w15:paraId="26DBD583" w15:paraIdParent="60D33892" w15:done="1"/>
  <w15:commentEx w15:paraId="3259F9DA" w15:done="1"/>
  <w15:commentEx w15:paraId="6361C1F1" w15:done="1"/>
  <w15:commentEx w15:paraId="2C4E84E7" w15:paraIdParent="6361C1F1" w15:done="1"/>
  <w15:commentEx w15:paraId="4BA2B226" w15:done="1"/>
  <w15:commentEx w15:paraId="71EA55DC" w15:done="1"/>
  <w15:commentEx w15:paraId="330C9E77" w15:done="0"/>
  <w15:commentEx w15:paraId="4CCA6C1F" w15:done="1"/>
  <w15:commentEx w15:paraId="496424CD" w15:done="1"/>
  <w15:commentEx w15:paraId="0EDBF001" w15:paraIdParent="496424CD" w15:done="1"/>
  <w15:commentEx w15:paraId="5CFA7CA4" w15:done="1"/>
  <w15:commentEx w15:paraId="6F1F7FB3" w15:done="1"/>
  <w15:commentEx w15:paraId="2005D269" w15:paraIdParent="6F1F7FB3" w15:done="1"/>
  <w15:commentEx w15:paraId="6704718C" w15:done="1"/>
  <w15:commentEx w15:paraId="7D5CB95E" w15:paraIdParent="6704718C" w15:done="1"/>
  <w15:commentEx w15:paraId="552C8296" w15:done="1"/>
  <w15:commentEx w15:paraId="6EC7243D" w15:paraIdParent="552C829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68E600B" w16cex:dateUtc="2024-05-07T18:17:00Z"/>
  <w16cex:commentExtensible w16cex:durableId="33552CF6" w16cex:dateUtc="2024-05-13T17:23:00Z"/>
  <w16cex:commentExtensible w16cex:durableId="2C87E842" w16cex:dateUtc="2024-05-07T23:59:00Z"/>
  <w16cex:commentExtensible w16cex:durableId="13FE234F" w16cex:dateUtc="2024-05-13T16:55:00Z"/>
  <w16cex:commentExtensible w16cex:durableId="18CD0605" w16cex:dateUtc="2024-05-28T20:41:00Z"/>
  <w16cex:commentExtensible w16cex:durableId="16C1E423" w16cex:dateUtc="2024-05-28T21:29:00Z"/>
  <w16cex:commentExtensible w16cex:durableId="13753756" w16cex:dateUtc="2024-05-28T21:32:00Z"/>
  <w16cex:commentExtensible w16cex:durableId="0714799D" w16cex:dateUtc="2024-04-29T14:15:00Z"/>
  <w16cex:commentExtensible w16cex:durableId="421119BE" w16cex:dateUtc="2024-04-29T14:47:00Z"/>
  <w16cex:commentExtensible w16cex:durableId="55DA9870" w16cex:dateUtc="2024-05-06T19:52:00Z"/>
  <w16cex:commentExtensible w16cex:durableId="203E1383" w16cex:dateUtc="2024-05-10T21:24:00Z"/>
  <w16cex:commentExtensible w16cex:durableId="61FF5393" w16cex:dateUtc="2024-05-13T16:56:00Z"/>
  <w16cex:commentExtensible w16cex:durableId="1E482B3B" w16cex:dateUtc="2024-05-10T21:30:00Z"/>
  <w16cex:commentExtensible w16cex:durableId="17621521" w16cex:dateUtc="2024-05-13T16:56:00Z"/>
  <w16cex:commentExtensible w16cex:durableId="097F1FF3" w16cex:dateUtc="2024-05-10T21:35:00Z"/>
  <w16cex:commentExtensible w16cex:durableId="03A9B44F" w16cex:dateUtc="2024-05-13T16:57:00Z"/>
  <w16cex:commentExtensible w16cex:durableId="054F3C44" w16cex:dateUtc="2024-05-28T22:17:00Z"/>
  <w16cex:commentExtensible w16cex:durableId="4DAA9FDE" w16cex:dateUtc="2024-05-28T22:33:00Z"/>
  <w16cex:commentExtensible w16cex:durableId="23C7E106" w16cex:dateUtc="2024-05-28T22:33:00Z"/>
  <w16cex:commentExtensible w16cex:durableId="477F95D2" w16cex:dateUtc="2024-05-28T22:49:00Z"/>
  <w16cex:commentExtensible w16cex:durableId="737C8AAB" w16cex:dateUtc="2024-05-10T21:34:00Z"/>
  <w16cex:commentExtensible w16cex:durableId="57D3F943" w16cex:dateUtc="2024-05-13T16:58:00Z"/>
  <w16cex:commentExtensible w16cex:durableId="6C944131" w16cex:dateUtc="2024-05-10T21:42:00Z"/>
  <w16cex:commentExtensible w16cex:durableId="489BA55A" w16cex:dateUtc="2024-05-13T16:58:00Z"/>
  <w16cex:commentExtensible w16cex:durableId="7120CFDC" w16cex:dateUtc="2024-05-10T21:42:00Z"/>
  <w16cex:commentExtensible w16cex:durableId="35B6EDFF" w16cex:dateUtc="2024-05-13T17:02:00Z"/>
  <w16cex:commentExtensible w16cex:durableId="69AF7610" w16cex:dateUtc="2024-05-10T21:45:00Z"/>
  <w16cex:commentExtensible w16cex:durableId="18B156D6" w16cex:dateUtc="2024-05-10T21:49:00Z"/>
  <w16cex:commentExtensible w16cex:durableId="420EC8D4" w16cex:dateUtc="2024-05-13T17:02:00Z"/>
  <w16cex:commentExtensible w16cex:durableId="46E82919" w16cex:dateUtc="2024-05-10T22:06:00Z">
    <w16cex:extLst>
      <w16:ext w16:uri="{CE6994B0-6A32-4C9F-8C6B-6E91EDA988CE}">
        <cr:reactions xmlns:cr="http://schemas.microsoft.com/office/comments/2020/reactions">
          <cr:reaction reactionType="1">
            <cr:reactionInfo dateUtc="2024-05-22T15:30:32Z">
              <cr:user userId="S::YKoyama@carollo.com::e85506b6-a7eb-47d5-b903-7836a57d18f6" userProvider="AD" userName="Yoko Koyama"/>
            </cr:reactionInfo>
          </cr:reaction>
        </cr:reactions>
      </w16:ext>
    </w16cex:extLst>
  </w16cex:commentExtensible>
  <w16cex:commentExtensible w16cex:durableId="531FA8F0" w16cex:dateUtc="2024-05-10T22:02:00Z">
    <w16cex:extLst>
      <w16:ext w16:uri="{CE6994B0-6A32-4C9F-8C6B-6E91EDA988CE}">
        <cr:reactions xmlns:cr="http://schemas.microsoft.com/office/comments/2020/reactions">
          <cr:reaction reactionType="1">
            <cr:reactionInfo dateUtc="2024-05-22T15:30:38Z">
              <cr:user userId="S::YKoyama@carollo.com::e85506b6-a7eb-47d5-b903-7836a57d18f6" userProvider="AD" userName="Yoko Koyama"/>
            </cr:reactionInfo>
          </cr:reaction>
        </cr:reactions>
      </w16:ext>
    </w16cex:extLst>
  </w16cex:commentExtensible>
  <w16cex:commentExtensible w16cex:durableId="2DCD9590" w16cex:dateUtc="2024-05-31T14:41:00Z"/>
  <w16cex:commentExtensible w16cex:durableId="736FC971" w16cex:dateUtc="2024-05-10T22:09:00Z">
    <w16cex:extLst>
      <w16:ext w16:uri="{CE6994B0-6A32-4C9F-8C6B-6E91EDA988CE}">
        <cr:reactions xmlns:cr="http://schemas.microsoft.com/office/comments/2020/reactions">
          <cr:reaction reactionType="1">
            <cr:reactionInfo dateUtc="2024-05-22T15:31:50Z">
              <cr:user userId="S::YKoyama@carollo.com::e85506b6-a7eb-47d5-b903-7836a57d18f6" userProvider="AD" userName="Yoko Koyama"/>
            </cr:reactionInfo>
          </cr:reaction>
        </cr:reactions>
      </w16:ext>
    </w16cex:extLst>
  </w16cex:commentExtensible>
  <w16cex:commentExtensible w16cex:durableId="5C78E542" w16cex:dateUtc="2024-05-10T22:20:00Z"/>
  <w16cex:commentExtensible w16cex:durableId="7C384AD5" w16cex:dateUtc="2024-05-22T15:32:00Z"/>
  <w16cex:commentExtensible w16cex:durableId="4F1001C8" w16cex:dateUtc="2024-05-28T22:04:00Z"/>
  <w16cex:commentExtensible w16cex:durableId="59275509" w16cex:dateUtc="2024-05-10T22:21:00Z"/>
  <w16cex:commentExtensible w16cex:durableId="2625AECB" w16cex:dateUtc="2024-05-13T17:21:00Z"/>
  <w16cex:commentExtensible w16cex:durableId="151AFFDD" w16cex:dateUtc="2024-05-10T22:14:00Z"/>
  <w16cex:commentExtensible w16cex:durableId="50F3AF3E" w16cex:dateUtc="2024-05-13T17:22:00Z"/>
  <w16cex:commentExtensible w16cex:durableId="662B2329" w16cex:dateUtc="2024-05-10T22:22:00Z"/>
  <w16cex:commentExtensible w16cex:durableId="47F7B7A9" w16cex:dateUtc="2024-05-13T1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4C1192C" w16cid:durableId="568E600B"/>
  <w16cid:commentId w16cid:paraId="7E131D70" w16cid:durableId="33552CF6"/>
  <w16cid:commentId w16cid:paraId="411CF5FF" w16cid:durableId="2C87E842"/>
  <w16cid:commentId w16cid:paraId="420025C1" w16cid:durableId="13FE234F"/>
  <w16cid:commentId w16cid:paraId="31CBBB47" w16cid:durableId="18CD0605"/>
  <w16cid:commentId w16cid:paraId="74D90938" w16cid:durableId="16C1E423"/>
  <w16cid:commentId w16cid:paraId="0385D74E" w16cid:durableId="13753756"/>
  <w16cid:commentId w16cid:paraId="5E37DEE6" w16cid:durableId="0714799D"/>
  <w16cid:commentId w16cid:paraId="0AE4AA52" w16cid:durableId="421119BE"/>
  <w16cid:commentId w16cid:paraId="2C0BC594" w16cid:durableId="55DA9870"/>
  <w16cid:commentId w16cid:paraId="31533FFF" w16cid:durableId="203E1383"/>
  <w16cid:commentId w16cid:paraId="4FFFB9C1" w16cid:durableId="61FF5393"/>
  <w16cid:commentId w16cid:paraId="3B558ECB" w16cid:durableId="1E482B3B"/>
  <w16cid:commentId w16cid:paraId="339E3C39" w16cid:durableId="17621521"/>
  <w16cid:commentId w16cid:paraId="3739C98E" w16cid:durableId="097F1FF3"/>
  <w16cid:commentId w16cid:paraId="6AF29F5E" w16cid:durableId="03A9B44F"/>
  <w16cid:commentId w16cid:paraId="089CCE46" w16cid:durableId="054F3C44"/>
  <w16cid:commentId w16cid:paraId="3E0E52BB" w16cid:durableId="4DAA9FDE"/>
  <w16cid:commentId w16cid:paraId="0F94B7E8" w16cid:durableId="23C7E106"/>
  <w16cid:commentId w16cid:paraId="5CF85FCA" w16cid:durableId="477F95D2"/>
  <w16cid:commentId w16cid:paraId="689E871E" w16cid:durableId="737C8AAB"/>
  <w16cid:commentId w16cid:paraId="40CD19D6" w16cid:durableId="57D3F943"/>
  <w16cid:commentId w16cid:paraId="4ACFE987" w16cid:durableId="6C944131"/>
  <w16cid:commentId w16cid:paraId="4A021D84" w16cid:durableId="489BA55A"/>
  <w16cid:commentId w16cid:paraId="60D33892" w16cid:durableId="7120CFDC"/>
  <w16cid:commentId w16cid:paraId="26DBD583" w16cid:durableId="35B6EDFF"/>
  <w16cid:commentId w16cid:paraId="3259F9DA" w16cid:durableId="69AF7610"/>
  <w16cid:commentId w16cid:paraId="6361C1F1" w16cid:durableId="18B156D6"/>
  <w16cid:commentId w16cid:paraId="2C4E84E7" w16cid:durableId="420EC8D4"/>
  <w16cid:commentId w16cid:paraId="4BA2B226" w16cid:durableId="46E82919"/>
  <w16cid:commentId w16cid:paraId="71EA55DC" w16cid:durableId="531FA8F0"/>
  <w16cid:commentId w16cid:paraId="330C9E77" w16cid:durableId="2DCD9590"/>
  <w16cid:commentId w16cid:paraId="4CCA6C1F" w16cid:durableId="736FC971"/>
  <w16cid:commentId w16cid:paraId="496424CD" w16cid:durableId="5C78E542"/>
  <w16cid:commentId w16cid:paraId="0EDBF001" w16cid:durableId="7C384AD5"/>
  <w16cid:commentId w16cid:paraId="5CFA7CA4" w16cid:durableId="4F1001C8"/>
  <w16cid:commentId w16cid:paraId="6F1F7FB3" w16cid:durableId="59275509"/>
  <w16cid:commentId w16cid:paraId="2005D269" w16cid:durableId="2625AECB"/>
  <w16cid:commentId w16cid:paraId="6704718C" w16cid:durableId="151AFFDD"/>
  <w16cid:commentId w16cid:paraId="7D5CB95E" w16cid:durableId="50F3AF3E"/>
  <w16cid:commentId w16cid:paraId="552C8296" w16cid:durableId="662B2329"/>
  <w16cid:commentId w16cid:paraId="6EC7243D" w16cid:durableId="47F7B7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E9212B" w14:textId="77777777" w:rsidR="005678B5" w:rsidRDefault="005678B5" w:rsidP="00533022">
      <w:r>
        <w:separator/>
      </w:r>
    </w:p>
  </w:endnote>
  <w:endnote w:type="continuationSeparator" w:id="0">
    <w:p w14:paraId="5DAEB8FA" w14:textId="77777777" w:rsidR="005678B5" w:rsidRDefault="005678B5" w:rsidP="00533022">
      <w:r>
        <w:continuationSeparator/>
      </w:r>
    </w:p>
  </w:endnote>
  <w:endnote w:type="continuationNotice" w:id="1">
    <w:p w14:paraId="4CF3F7C9" w14:textId="77777777" w:rsidR="005678B5" w:rsidRDefault="005678B5">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Pro SemiLight">
    <w:charset w:val="00"/>
    <w:family w:val="swiss"/>
    <w:pitch w:val="variable"/>
    <w:sig w:usb0="A00002AF" w:usb1="4000205B" w:usb2="00000000" w:usb3="00000000" w:csb0="0000009F" w:csb1="00000000"/>
  </w:font>
  <w:font w:name="Segoe UI Semilight">
    <w:panose1 w:val="020B0402040204020203"/>
    <w:charset w:val="00"/>
    <w:family w:val="swiss"/>
    <w:pitch w:val="variable"/>
    <w:sig w:usb0="E4002EFF" w:usb1="C000E47F" w:usb2="00000009" w:usb3="00000000" w:csb0="000001FF" w:csb1="00000000"/>
  </w:font>
  <w:font w:name="Proxima Nova">
    <w:altName w:val="Tahoma"/>
    <w:panose1 w:val="00000000000000000000"/>
    <w:charset w:val="00"/>
    <w:family w:val="modern"/>
    <w:notTrueType/>
    <w:pitch w:val="variable"/>
    <w:sig w:usb0="A00002EF" w:usb1="5000E0FB"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D2B6B7" w14:textId="77777777" w:rsidR="00A9551E" w:rsidRDefault="00783144" w:rsidP="00AB60D2">
    <w:pPr>
      <w:pStyle w:val="Footer"/>
    </w:pPr>
    <w:r>
      <w:rPr>
        <w:noProof/>
      </w:rPr>
      <w:drawing>
        <wp:anchor distT="0" distB="0" distL="114300" distR="114300" simplePos="0" relativeHeight="251658240" behindDoc="1" locked="1" layoutInCell="1" allowOverlap="1" wp14:anchorId="14E7D9EF" wp14:editId="1DA0570E">
          <wp:simplePos x="0" y="0"/>
          <wp:positionH relativeFrom="page">
            <wp:posOffset>0</wp:posOffset>
          </wp:positionH>
          <wp:positionV relativeFrom="page">
            <wp:posOffset>8662670</wp:posOffset>
          </wp:positionV>
          <wp:extent cx="7772400" cy="1389380"/>
          <wp:effectExtent l="0" t="0" r="0" b="1270"/>
          <wp:wrapNone/>
          <wp:docPr id="3" name="Picture 3" descr="A close-up of a draw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drawing&#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7772400" cy="138938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A3B6A7" w14:textId="028D885B" w:rsidR="00E50CBB" w:rsidRPr="007A7E69" w:rsidRDefault="007A7E69" w:rsidP="007A7E69">
    <w:pPr>
      <w:pStyle w:val="Footer"/>
    </w:pPr>
    <w:r w:rsidRPr="00517869">
      <w:rPr>
        <w:szCs w:val="14"/>
      </w:rPr>
      <w:t xml:space="preserve">Project No / </w:t>
    </w:r>
    <w:r w:rsidRPr="00517869">
      <w:rPr>
        <w:szCs w:val="14"/>
      </w:rPr>
      <w:fldChar w:fldCharType="begin"/>
    </w:r>
    <w:r w:rsidRPr="00517869">
      <w:rPr>
        <w:szCs w:val="14"/>
      </w:rPr>
      <w:instrText xml:space="preserve"> FILENAME </w:instrText>
    </w:r>
    <w:r w:rsidRPr="00517869">
      <w:rPr>
        <w:szCs w:val="14"/>
      </w:rPr>
      <w:fldChar w:fldCharType="separate"/>
    </w:r>
    <w:r w:rsidR="00D558FC">
      <w:rPr>
        <w:noProof/>
        <w:szCs w:val="14"/>
      </w:rPr>
      <w:t>Document1</w:t>
    </w:r>
    <w:r w:rsidRPr="00517869">
      <w:rPr>
        <w:noProof/>
        <w:szCs w:val="14"/>
      </w:rPr>
      <w:fldChar w:fldCharType="end"/>
    </w:r>
    <w:r w:rsidRPr="0076624C">
      <w:rPr>
        <w:noProof/>
      </w:rPr>
      <w:drawing>
        <wp:anchor distT="0" distB="0" distL="114300" distR="114300" simplePos="0" relativeHeight="251658241" behindDoc="1" locked="1" layoutInCell="1" allowOverlap="1" wp14:anchorId="0398BC06" wp14:editId="1571F47F">
          <wp:simplePos x="0" y="0"/>
          <wp:positionH relativeFrom="page">
            <wp:posOffset>0</wp:posOffset>
          </wp:positionH>
          <wp:positionV relativeFrom="page">
            <wp:posOffset>8665845</wp:posOffset>
          </wp:positionV>
          <wp:extent cx="7772400" cy="1389380"/>
          <wp:effectExtent l="0" t="0" r="0" b="1270"/>
          <wp:wrapNone/>
          <wp:docPr id="1" name="Picture 1" descr="A close-up of a draw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drawing&#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7772400" cy="138938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58B5C0" w14:textId="77777777" w:rsidR="005678B5" w:rsidRDefault="005678B5" w:rsidP="00533022">
      <w:r>
        <w:separator/>
      </w:r>
    </w:p>
  </w:footnote>
  <w:footnote w:type="continuationSeparator" w:id="0">
    <w:p w14:paraId="799E6A82" w14:textId="77777777" w:rsidR="005678B5" w:rsidRDefault="005678B5" w:rsidP="00533022">
      <w:r>
        <w:continuationSeparator/>
      </w:r>
    </w:p>
  </w:footnote>
  <w:footnote w:type="continuationNotice" w:id="1">
    <w:p w14:paraId="4F0E9F4C" w14:textId="77777777" w:rsidR="005678B5" w:rsidRDefault="005678B5">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065D53" w14:textId="074DB581" w:rsidR="00D558FC" w:rsidRDefault="00476FE6" w:rsidP="00D558FC">
    <w:pPr>
      <w:pStyle w:val="Header"/>
    </w:pPr>
    <w:r>
      <w:fldChar w:fldCharType="begin"/>
    </w:r>
    <w:r>
      <w:instrText xml:space="preserve"> REF RecipientName \h  \* MERGEFORMAT </w:instrText>
    </w:r>
    <w:r>
      <w:fldChar w:fldCharType="separate"/>
    </w:r>
    <w:r w:rsidR="003F102D">
      <w:t>To: OCWD</w:t>
    </w:r>
  </w:p>
  <w:p w14:paraId="3CFACF26" w14:textId="5A25021F" w:rsidR="00476FE6" w:rsidRDefault="00476FE6" w:rsidP="003F102D">
    <w:pPr>
      <w:pStyle w:val="Header"/>
    </w:pPr>
    <w:r>
      <w:fldChar w:fldCharType="end"/>
    </w:r>
    <w:r w:rsidR="003A2446">
      <w:t>5/6/2024</w:t>
    </w:r>
  </w:p>
  <w:p w14:paraId="7CE9B37A" w14:textId="77777777" w:rsidR="00476FE6" w:rsidRDefault="00476FE6" w:rsidP="00CD5AB8">
    <w:pPr>
      <w:pStyle w:val="Header"/>
    </w:pPr>
  </w:p>
  <w:p w14:paraId="2C9744E2" w14:textId="77777777" w:rsidR="00476FE6" w:rsidRDefault="00476FE6" w:rsidP="009D6225">
    <w:pPr>
      <w:pStyle w:val="Header"/>
    </w:pPr>
    <w:r w:rsidRPr="00341529">
      <w:t xml:space="preserve">Page </w:t>
    </w:r>
    <w:r w:rsidRPr="00341529">
      <w:fldChar w:fldCharType="begin"/>
    </w:r>
    <w:r w:rsidRPr="00341529">
      <w:instrText xml:space="preserve"> PAGE   \* MERGEFORMAT </w:instrText>
    </w:r>
    <w:r w:rsidRPr="00341529">
      <w:fldChar w:fldCharType="separate"/>
    </w:r>
    <w:r>
      <w:rPr>
        <w:noProof/>
      </w:rPr>
      <w:t>2</w:t>
    </w:r>
    <w:r w:rsidRPr="00341529">
      <w:fldChar w:fldCharType="end"/>
    </w:r>
  </w:p>
  <w:p w14:paraId="423A6BCA" w14:textId="77777777" w:rsidR="00EB3D2C" w:rsidRPr="00476FE6" w:rsidRDefault="00EB3D2C" w:rsidP="00476F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46F97A" w14:textId="6477F619" w:rsidR="007302E5" w:rsidRPr="00AF102F" w:rsidRDefault="00B31CF0" w:rsidP="00AF102F">
    <w:pPr>
      <w:pStyle w:val="Header"/>
    </w:pPr>
    <w:r>
      <w:t>NAWI Initial RO Data Request</w:t>
    </w:r>
  </w:p>
  <w:p w14:paraId="4EDD85A0" w14:textId="77777777" w:rsidR="00234BAC" w:rsidRPr="007302E5" w:rsidRDefault="00234BAC" w:rsidP="007302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22AAE"/>
    <w:multiLevelType w:val="multilevel"/>
    <w:tmpl w:val="07FCA232"/>
    <w:styleLink w:val="CarolloLtrhdTableBullet"/>
    <w:lvl w:ilvl="0">
      <w:start w:val="1"/>
      <w:numFmt w:val="bullet"/>
      <w:pStyle w:val="TableBulletLevel1"/>
      <w:lvlText w:val=""/>
      <w:lvlJc w:val="left"/>
      <w:pPr>
        <w:ind w:left="576" w:hanging="288"/>
      </w:pPr>
      <w:rPr>
        <w:rFonts w:ascii="Wingdings" w:hAnsi="Wingdings" w:hint="default"/>
        <w:b w:val="0"/>
        <w:i w:val="0"/>
        <w:color w:val="003CB9"/>
        <w:sz w:val="21"/>
      </w:rPr>
    </w:lvl>
    <w:lvl w:ilvl="1">
      <w:start w:val="1"/>
      <w:numFmt w:val="bullet"/>
      <w:pStyle w:val="TableBulletLevel2"/>
      <w:lvlText w:val="»"/>
      <w:lvlJc w:val="left"/>
      <w:pPr>
        <w:ind w:left="864" w:hanging="288"/>
      </w:pPr>
      <w:rPr>
        <w:rFonts w:ascii="Arial Narrow" w:hAnsi="Arial Narrow" w:hint="default"/>
        <w:b w:val="0"/>
        <w:i w:val="0"/>
        <w:color w:val="003CB9"/>
        <w:sz w:val="21"/>
      </w:rPr>
    </w:lvl>
    <w:lvl w:ilvl="2">
      <w:start w:val="1"/>
      <w:numFmt w:val="none"/>
      <w:lvlText w:val=""/>
      <w:lvlJc w:val="left"/>
      <w:pPr>
        <w:ind w:left="288" w:firstLine="0"/>
      </w:pPr>
      <w:rPr>
        <w:rFonts w:hint="default"/>
      </w:rPr>
    </w:lvl>
    <w:lvl w:ilvl="3">
      <w:start w:val="1"/>
      <w:numFmt w:val="none"/>
      <w:lvlText w:val=""/>
      <w:lvlJc w:val="left"/>
      <w:pPr>
        <w:ind w:left="288" w:firstLine="0"/>
      </w:pPr>
      <w:rPr>
        <w:rFonts w:hint="default"/>
      </w:rPr>
    </w:lvl>
    <w:lvl w:ilvl="4">
      <w:start w:val="1"/>
      <w:numFmt w:val="none"/>
      <w:lvlText w:val=""/>
      <w:lvlJc w:val="left"/>
      <w:pPr>
        <w:ind w:left="288" w:firstLine="0"/>
      </w:pPr>
      <w:rPr>
        <w:rFonts w:hint="default"/>
      </w:rPr>
    </w:lvl>
    <w:lvl w:ilvl="5">
      <w:start w:val="1"/>
      <w:numFmt w:val="none"/>
      <w:lvlText w:val=""/>
      <w:lvlJc w:val="left"/>
      <w:pPr>
        <w:ind w:left="288" w:firstLine="0"/>
      </w:pPr>
      <w:rPr>
        <w:rFonts w:hint="default"/>
      </w:rPr>
    </w:lvl>
    <w:lvl w:ilvl="6">
      <w:start w:val="1"/>
      <w:numFmt w:val="none"/>
      <w:lvlText w:val=""/>
      <w:lvlJc w:val="left"/>
      <w:pPr>
        <w:ind w:left="288" w:firstLine="0"/>
      </w:pPr>
      <w:rPr>
        <w:rFonts w:hint="default"/>
      </w:rPr>
    </w:lvl>
    <w:lvl w:ilvl="7">
      <w:start w:val="1"/>
      <w:numFmt w:val="none"/>
      <w:lvlText w:val=""/>
      <w:lvlJc w:val="left"/>
      <w:pPr>
        <w:ind w:left="288" w:firstLine="0"/>
      </w:pPr>
      <w:rPr>
        <w:rFonts w:hint="default"/>
      </w:rPr>
    </w:lvl>
    <w:lvl w:ilvl="8">
      <w:start w:val="1"/>
      <w:numFmt w:val="none"/>
      <w:lvlText w:val=""/>
      <w:lvlJc w:val="left"/>
      <w:pPr>
        <w:ind w:left="288" w:firstLine="0"/>
      </w:pPr>
      <w:rPr>
        <w:rFonts w:hint="default"/>
      </w:rPr>
    </w:lvl>
  </w:abstractNum>
  <w:abstractNum w:abstractNumId="1" w15:restartNumberingAfterBreak="0">
    <w:nsid w:val="16AD1CE6"/>
    <w:multiLevelType w:val="multilevel"/>
    <w:tmpl w:val="6AF835A8"/>
    <w:styleLink w:val="CarolloLtrhdNumbering"/>
    <w:lvl w:ilvl="0">
      <w:start w:val="1"/>
      <w:numFmt w:val="none"/>
      <w:pStyle w:val="Normal"/>
      <w:lvlText w:val="%1"/>
      <w:lvlJc w:val="left"/>
      <w:pPr>
        <w:ind w:left="0" w:firstLine="0"/>
      </w:pPr>
      <w:rPr>
        <w:rFonts w:ascii="Segoe Pro SemiLight" w:hAnsi="Segoe Pro SemiLight" w:hint="default"/>
        <w:b w:val="0"/>
        <w:i w:val="0"/>
        <w:caps w:val="0"/>
        <w:strike w:val="0"/>
        <w:dstrike w:val="0"/>
        <w:vanish w:val="0"/>
        <w:color w:val="auto"/>
        <w:spacing w:val="0"/>
        <w:w w:val="100"/>
        <w:kern w:val="0"/>
        <w:position w:val="0"/>
        <w:sz w:val="20"/>
        <w:vertAlign w:val="baseline"/>
        <w14:ligatures w14:val="none"/>
        <w14:numForm w14:val="default"/>
        <w14:numSpacing w14:val="default"/>
        <w14:stylisticSets/>
        <w14:cntxtAlts w14:val="0"/>
      </w:rPr>
    </w:lvl>
    <w:lvl w:ilvl="1">
      <w:start w:val="1"/>
      <w:numFmt w:val="decimal"/>
      <w:pStyle w:val="NumberLevel1"/>
      <w:lvlText w:val="%2."/>
      <w:lvlJc w:val="left"/>
      <w:pPr>
        <w:ind w:left="360" w:hanging="360"/>
      </w:pPr>
      <w:rPr>
        <w:rFonts w:ascii="Segoe UI Semilight" w:hAnsi="Segoe UI Semilight" w:hint="default"/>
        <w:b w:val="0"/>
        <w:i w:val="0"/>
        <w:caps w:val="0"/>
        <w:strike w:val="0"/>
        <w:dstrike w:val="0"/>
        <w:vanish w:val="0"/>
        <w:color w:val="auto"/>
        <w:spacing w:val="0"/>
        <w:w w:val="100"/>
        <w:kern w:val="0"/>
        <w:position w:val="0"/>
        <w:sz w:val="20"/>
        <w:vertAlign w:val="baseline"/>
        <w14:ligatures w14:val="none"/>
        <w14:numForm w14:val="default"/>
        <w14:numSpacing w14:val="default"/>
        <w14:stylisticSets/>
        <w14:cntxtAlts w14:val="0"/>
      </w:rPr>
    </w:lvl>
    <w:lvl w:ilvl="2">
      <w:start w:val="1"/>
      <w:numFmt w:val="lowerLetter"/>
      <w:pStyle w:val="NumberLevel2"/>
      <w:lvlText w:val="%3."/>
      <w:lvlJc w:val="left"/>
      <w:pPr>
        <w:ind w:left="720" w:hanging="360"/>
      </w:pPr>
      <w:rPr>
        <w:rFonts w:ascii="Segoe UI Semilight" w:hAnsi="Segoe UI Semilight" w:hint="default"/>
        <w:b w:val="0"/>
        <w:i w:val="0"/>
        <w:caps w:val="0"/>
        <w:strike w:val="0"/>
        <w:dstrike w:val="0"/>
        <w:vanish w:val="0"/>
        <w:color w:val="auto"/>
        <w:sz w:val="20"/>
        <w:u w:val="none"/>
        <w:vertAlign w:val="baseline"/>
      </w:rPr>
    </w:lvl>
    <w:lvl w:ilvl="3">
      <w:start w:val="1"/>
      <w:numFmt w:val="lowerRoman"/>
      <w:pStyle w:val="NumberLevel3"/>
      <w:lvlText w:val="%4."/>
      <w:lvlJc w:val="left"/>
      <w:pPr>
        <w:ind w:left="1080" w:hanging="360"/>
      </w:pPr>
      <w:rPr>
        <w:rFonts w:ascii="Segoe UI Semilight" w:hAnsi="Segoe UI Semilight" w:hint="default"/>
        <w:b w:val="0"/>
        <w:i w:val="0"/>
        <w:caps w:val="0"/>
        <w:strike w:val="0"/>
        <w:dstrike w:val="0"/>
        <w:vanish w:val="0"/>
        <w:color w:val="auto"/>
        <w:sz w:val="20"/>
        <w:u w:val="none"/>
        <w:vertAlign w:val="baseline"/>
      </w:rPr>
    </w:lvl>
    <w:lvl w:ilvl="4">
      <w:start w:val="1"/>
      <w:numFmt w:val="decimal"/>
      <w:pStyle w:val="NumberLevel4"/>
      <w:lvlText w:val="(%5)"/>
      <w:lvlJc w:val="left"/>
      <w:pPr>
        <w:ind w:left="1440" w:hanging="360"/>
      </w:pPr>
      <w:rPr>
        <w:rFonts w:ascii="Segoe UI Semilight" w:hAnsi="Segoe UI Semilight" w:hint="default"/>
        <w:b w:val="0"/>
        <w:i w:val="0"/>
        <w:caps w:val="0"/>
        <w:strike w:val="0"/>
        <w:dstrike w:val="0"/>
        <w:vanish w:val="0"/>
        <w:color w:val="auto"/>
        <w:spacing w:val="0"/>
        <w:w w:val="100"/>
        <w:position w:val="0"/>
        <w:sz w:val="20"/>
        <w:vertAlign w:val="baseline"/>
        <w14:ligatures w14:val="none"/>
        <w14:numForm w14:val="default"/>
        <w14:numSpacing w14:val="default"/>
        <w14:stylisticSets/>
      </w:rPr>
    </w:lvl>
    <w:lvl w:ilvl="5">
      <w:start w:val="1"/>
      <w:numFmt w:val="lowerLetter"/>
      <w:pStyle w:val="NumberLevel5"/>
      <w:lvlText w:val="(%6)"/>
      <w:lvlJc w:val="left"/>
      <w:pPr>
        <w:ind w:left="1800" w:hanging="360"/>
      </w:pPr>
      <w:rPr>
        <w:rFonts w:ascii="Segoe UI Semilight" w:hAnsi="Segoe UI Semilight" w:hint="default"/>
        <w:b w:val="0"/>
        <w:i w:val="0"/>
        <w:caps w:val="0"/>
        <w:strike w:val="0"/>
        <w:dstrike w:val="0"/>
        <w:vanish w:val="0"/>
        <w:color w:val="auto"/>
        <w:spacing w:val="0"/>
        <w:w w:val="100"/>
        <w:position w:val="0"/>
        <w:sz w:val="20"/>
        <w:u w:val="none"/>
        <w:vertAlign w:val="baseline"/>
        <w14:ligatures w14:val="none"/>
        <w14:numForm w14:val="default"/>
        <w14:numSpacing w14:val="default"/>
        <w14:stylisticSets/>
      </w:rPr>
    </w:lvl>
    <w:lvl w:ilvl="6">
      <w:start w:val="1"/>
      <w:numFmt w:val="none"/>
      <w:lvlRestart w:val="0"/>
      <w:suff w:val="nothing"/>
      <w:lvlText w:val=""/>
      <w:lvlJc w:val="left"/>
      <w:pPr>
        <w:ind w:left="0" w:firstLine="0"/>
      </w:pPr>
      <w:rPr>
        <w:rFonts w:hint="default"/>
        <w:color w:val="auto"/>
      </w:rPr>
    </w:lvl>
    <w:lvl w:ilvl="7">
      <w:start w:val="1"/>
      <w:numFmt w:val="none"/>
      <w:lvlRestart w:val="0"/>
      <w:suff w:val="nothing"/>
      <w:lvlText w:val=""/>
      <w:lvlJc w:val="left"/>
      <w:pPr>
        <w:ind w:left="0" w:firstLine="0"/>
      </w:pPr>
      <w:rPr>
        <w:rFonts w:hint="default"/>
        <w:color w:val="auto"/>
      </w:rPr>
    </w:lvl>
    <w:lvl w:ilvl="8">
      <w:start w:val="1"/>
      <w:numFmt w:val="none"/>
      <w:lvlRestart w:val="0"/>
      <w:suff w:val="nothing"/>
      <w:lvlText w:val=""/>
      <w:lvlJc w:val="left"/>
      <w:pPr>
        <w:ind w:left="0" w:firstLine="0"/>
      </w:pPr>
      <w:rPr>
        <w:rFonts w:hint="default"/>
        <w:color w:val="auto"/>
      </w:rPr>
    </w:lvl>
  </w:abstractNum>
  <w:abstractNum w:abstractNumId="2" w15:restartNumberingAfterBreak="0">
    <w:nsid w:val="19F80841"/>
    <w:multiLevelType w:val="multilevel"/>
    <w:tmpl w:val="07FCA232"/>
    <w:numStyleLink w:val="CarolloLtrhdTableBullet"/>
  </w:abstractNum>
  <w:abstractNum w:abstractNumId="3" w15:restartNumberingAfterBreak="0">
    <w:nsid w:val="28B15A94"/>
    <w:multiLevelType w:val="multilevel"/>
    <w:tmpl w:val="6AF835A8"/>
    <w:numStyleLink w:val="CarolloLtrhdNumbering"/>
  </w:abstractNum>
  <w:abstractNum w:abstractNumId="4" w15:restartNumberingAfterBreak="0">
    <w:nsid w:val="340158AF"/>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5" w15:restartNumberingAfterBreak="0">
    <w:nsid w:val="41AC15E8"/>
    <w:multiLevelType w:val="multilevel"/>
    <w:tmpl w:val="D3063C88"/>
    <w:numStyleLink w:val="CarolloLtrhdBullet"/>
  </w:abstractNum>
  <w:abstractNum w:abstractNumId="6" w15:restartNumberingAfterBreak="0">
    <w:nsid w:val="45481DE1"/>
    <w:multiLevelType w:val="multilevel"/>
    <w:tmpl w:val="9A60E2DA"/>
    <w:lvl w:ilvl="0">
      <w:start w:val="1"/>
      <w:numFmt w:val="none"/>
      <w:pStyle w:val="TableNotesTitle"/>
      <w:suff w:val="nothing"/>
      <w:lvlText w:val=""/>
      <w:lvlJc w:val="left"/>
      <w:pPr>
        <w:ind w:left="0" w:firstLine="0"/>
      </w:pPr>
      <w:rPr>
        <w:rFonts w:ascii="Arial Narrow" w:hAnsi="Arial Narrow" w:hint="default"/>
        <w:b w:val="0"/>
        <w:i w:val="0"/>
        <w:color w:val="auto"/>
        <w:sz w:val="18"/>
        <w:u w:val="none"/>
      </w:rPr>
    </w:lvl>
    <w:lvl w:ilvl="1">
      <w:start w:val="1"/>
      <w:numFmt w:val="decimal"/>
      <w:pStyle w:val="TableNotesList"/>
      <w:lvlText w:val="(%2)"/>
      <w:lvlJc w:val="left"/>
      <w:pPr>
        <w:ind w:left="288" w:hanging="288"/>
      </w:pPr>
      <w:rPr>
        <w:rFonts w:ascii="Arial Narrow" w:hAnsi="Arial Narrow" w:hint="default"/>
        <w:b w:val="0"/>
        <w:i w:val="0"/>
        <w:caps w:val="0"/>
        <w:strike w:val="0"/>
        <w:dstrike w:val="0"/>
        <w:vanish w:val="0"/>
        <w:color w:val="auto"/>
        <w:sz w:val="20"/>
        <w:u w:val="none"/>
        <w:vertAlign w:val="baseline"/>
      </w:rPr>
    </w:lvl>
    <w:lvl w:ilvl="2">
      <w:start w:val="1"/>
      <w:numFmt w:val="none"/>
      <w:lvlText w:val=""/>
      <w:lvlJc w:val="left"/>
      <w:pPr>
        <w:tabs>
          <w:tab w:val="num" w:pos="288"/>
        </w:tabs>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7" w15:restartNumberingAfterBreak="0">
    <w:nsid w:val="4F6D5C49"/>
    <w:multiLevelType w:val="multilevel"/>
    <w:tmpl w:val="7F322A28"/>
    <w:styleLink w:val="CarolloLtrhdTableNumbering-Notes"/>
    <w:lvl w:ilvl="0">
      <w:start w:val="1"/>
      <w:numFmt w:val="none"/>
      <w:suff w:val="nothing"/>
      <w:lvlText w:val=""/>
      <w:lvlJc w:val="left"/>
      <w:pPr>
        <w:ind w:left="0" w:firstLine="0"/>
      </w:pPr>
      <w:rPr>
        <w:rFonts w:ascii="Arial Narrow" w:hAnsi="Arial Narrow" w:hint="default"/>
        <w:b w:val="0"/>
        <w:i w:val="0"/>
        <w:color w:val="auto"/>
        <w:sz w:val="18"/>
        <w:u w:val="none"/>
      </w:rPr>
    </w:lvl>
    <w:lvl w:ilvl="1">
      <w:start w:val="1"/>
      <w:numFmt w:val="decimal"/>
      <w:lvlText w:val="(%2)"/>
      <w:lvlJc w:val="left"/>
      <w:pPr>
        <w:ind w:left="288" w:hanging="288"/>
      </w:pPr>
      <w:rPr>
        <w:rFonts w:ascii="Arial Narrow" w:hAnsi="Arial Narrow" w:hint="default"/>
        <w:b w:val="0"/>
        <w:i w:val="0"/>
        <w:caps w:val="0"/>
        <w:strike w:val="0"/>
        <w:dstrike w:val="0"/>
        <w:vanish w:val="0"/>
        <w:color w:val="auto"/>
        <w:sz w:val="18"/>
        <w:u w:val="none"/>
        <w:vertAlign w:val="baseline"/>
      </w:rPr>
    </w:lvl>
    <w:lvl w:ilvl="2">
      <w:start w:val="1"/>
      <w:numFmt w:val="none"/>
      <w:lvlText w:val=""/>
      <w:lvlJc w:val="left"/>
      <w:pPr>
        <w:tabs>
          <w:tab w:val="num" w:pos="288"/>
        </w:tabs>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8" w15:restartNumberingAfterBreak="0">
    <w:nsid w:val="52600412"/>
    <w:multiLevelType w:val="multilevel"/>
    <w:tmpl w:val="DE6C5944"/>
    <w:styleLink w:val="CarolloLtrhdTableNumbering"/>
    <w:lvl w:ilvl="0">
      <w:start w:val="1"/>
      <w:numFmt w:val="none"/>
      <w:pStyle w:val="TableText"/>
      <w:suff w:val="nothing"/>
      <w:lvlText w:val="%1"/>
      <w:lvlJc w:val="left"/>
      <w:pPr>
        <w:ind w:left="0" w:firstLine="0"/>
      </w:pPr>
      <w:rPr>
        <w:rFonts w:ascii="Arial Narrow" w:hAnsi="Arial Narrow" w:hint="default"/>
        <w:b w:val="0"/>
        <w:i w:val="0"/>
        <w:caps w:val="0"/>
        <w:smallCaps w:val="0"/>
        <w:strike w:val="0"/>
        <w:dstrike w:val="0"/>
        <w:vanish w:val="0"/>
        <w:sz w:val="21"/>
        <w:vertAlign w:val="baseline"/>
      </w:rPr>
    </w:lvl>
    <w:lvl w:ilvl="1">
      <w:start w:val="1"/>
      <w:numFmt w:val="decimal"/>
      <w:pStyle w:val="TableNumberLevel1"/>
      <w:lvlText w:val="%2."/>
      <w:lvlJc w:val="left"/>
      <w:pPr>
        <w:ind w:left="288" w:hanging="288"/>
      </w:pPr>
      <w:rPr>
        <w:rFonts w:ascii="Arial Narrow" w:hAnsi="Arial Narrow" w:hint="default"/>
        <w:b w:val="0"/>
        <w:i w:val="0"/>
        <w:caps w:val="0"/>
        <w:strike w:val="0"/>
        <w:dstrike w:val="0"/>
        <w:vanish w:val="0"/>
        <w:color w:val="auto"/>
        <w:sz w:val="21"/>
        <w:u w:val="none"/>
        <w:vertAlign w:val="baseline"/>
      </w:rPr>
    </w:lvl>
    <w:lvl w:ilvl="2">
      <w:start w:val="1"/>
      <w:numFmt w:val="lowerLetter"/>
      <w:pStyle w:val="TableNumberLevel2"/>
      <w:lvlText w:val="%3."/>
      <w:lvlJc w:val="left"/>
      <w:pPr>
        <w:ind w:left="576" w:hanging="288"/>
      </w:pPr>
      <w:rPr>
        <w:rFonts w:ascii="Arial Narrow" w:hAnsi="Arial Narrow" w:hint="default"/>
        <w:b w:val="0"/>
        <w:i w:val="0"/>
        <w:caps w:val="0"/>
        <w:strike w:val="0"/>
        <w:dstrike w:val="0"/>
        <w:vanish w:val="0"/>
        <w:color w:val="auto"/>
        <w:sz w:val="21"/>
        <w:u w:val="none"/>
        <w:vertAlign w:val="baseline"/>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9" w15:restartNumberingAfterBreak="0">
    <w:nsid w:val="5F7F6842"/>
    <w:multiLevelType w:val="multilevel"/>
    <w:tmpl w:val="6AF835A8"/>
    <w:numStyleLink w:val="CarolloLtrhdNumbering"/>
  </w:abstractNum>
  <w:abstractNum w:abstractNumId="10" w15:restartNumberingAfterBreak="0">
    <w:nsid w:val="60F022D3"/>
    <w:multiLevelType w:val="multilevel"/>
    <w:tmpl w:val="F67EFAA2"/>
    <w:lvl w:ilvl="0">
      <w:start w:val="1"/>
      <w:numFmt w:val="bullet"/>
      <w:lvlText w:val=""/>
      <w:lvlJc w:val="left"/>
      <w:pPr>
        <w:ind w:left="288" w:hanging="288"/>
      </w:pPr>
      <w:rPr>
        <w:rFonts w:ascii="Wingdings" w:hAnsi="Wingdings" w:hint="default"/>
        <w:color w:val="003CB9"/>
      </w:rPr>
    </w:lvl>
    <w:lvl w:ilvl="1">
      <w:start w:val="1"/>
      <w:numFmt w:val="bullet"/>
      <w:lvlText w:val="»"/>
      <w:lvlJc w:val="left"/>
      <w:pPr>
        <w:ind w:left="576" w:hanging="288"/>
      </w:pPr>
      <w:rPr>
        <w:rFonts w:ascii="Proxima Nova" w:hAnsi="Proxima Nova" w:hint="default"/>
        <w:color w:val="003CB9"/>
      </w:rPr>
    </w:lvl>
    <w:lvl w:ilvl="2">
      <w:start w:val="1"/>
      <w:numFmt w:val="bullet"/>
      <w:lvlText w:val=""/>
      <w:lvlJc w:val="left"/>
      <w:pPr>
        <w:ind w:left="864" w:hanging="288"/>
      </w:pPr>
      <w:rPr>
        <w:rFonts w:ascii="Wingdings" w:hAnsi="Wingdings" w:hint="default"/>
        <w:color w:val="003CB9"/>
      </w:rPr>
    </w:lvl>
    <w:lvl w:ilvl="3">
      <w:start w:val="1"/>
      <w:numFmt w:val="none"/>
      <w:lvlText w:val=""/>
      <w:lvlJc w:val="left"/>
      <w:pPr>
        <w:ind w:left="0" w:firstLine="0"/>
      </w:pPr>
      <w:rPr>
        <w:rFonts w:hint="default"/>
        <w:color w:val="0070C0"/>
      </w:rPr>
    </w:lvl>
    <w:lvl w:ilvl="4">
      <w:start w:val="1"/>
      <w:numFmt w:val="none"/>
      <w:lvlText w:val=""/>
      <w:lvlJc w:val="left"/>
      <w:pPr>
        <w:ind w:left="0" w:firstLine="0"/>
      </w:pPr>
      <w:rPr>
        <w:rFonts w:hint="default"/>
        <w:color w:val="0070C0"/>
      </w:rPr>
    </w:lvl>
    <w:lvl w:ilvl="5">
      <w:start w:val="1"/>
      <w:numFmt w:val="none"/>
      <w:lvlText w:val=""/>
      <w:lvlJc w:val="left"/>
      <w:pPr>
        <w:ind w:left="0" w:firstLine="0"/>
      </w:pPr>
      <w:rPr>
        <w:rFonts w:hint="default"/>
        <w:color w:val="auto"/>
      </w:rPr>
    </w:lvl>
    <w:lvl w:ilvl="6">
      <w:start w:val="1"/>
      <w:numFmt w:val="none"/>
      <w:lvlText w:val=""/>
      <w:lvlJc w:val="left"/>
      <w:pPr>
        <w:ind w:left="0" w:firstLine="0"/>
      </w:pPr>
      <w:rPr>
        <w:rFonts w:hint="default"/>
        <w:color w:val="auto"/>
      </w:rPr>
    </w:lvl>
    <w:lvl w:ilvl="7">
      <w:start w:val="1"/>
      <w:numFmt w:val="none"/>
      <w:lvlText w:val=""/>
      <w:lvlJc w:val="left"/>
      <w:pPr>
        <w:ind w:left="0" w:firstLine="0"/>
      </w:pPr>
      <w:rPr>
        <w:rFonts w:hint="default"/>
        <w:color w:val="auto"/>
      </w:rPr>
    </w:lvl>
    <w:lvl w:ilvl="8">
      <w:start w:val="1"/>
      <w:numFmt w:val="none"/>
      <w:lvlText w:val=""/>
      <w:lvlJc w:val="left"/>
      <w:pPr>
        <w:ind w:left="0" w:firstLine="0"/>
      </w:pPr>
      <w:rPr>
        <w:rFonts w:hint="default"/>
        <w:color w:val="auto"/>
      </w:rPr>
    </w:lvl>
  </w:abstractNum>
  <w:abstractNum w:abstractNumId="11" w15:restartNumberingAfterBreak="0">
    <w:nsid w:val="68CF26CD"/>
    <w:multiLevelType w:val="multilevel"/>
    <w:tmpl w:val="DE6C5944"/>
    <w:numStyleLink w:val="CarolloLtrhdTableNumbering"/>
  </w:abstractNum>
  <w:abstractNum w:abstractNumId="12" w15:restartNumberingAfterBreak="0">
    <w:nsid w:val="718B3B89"/>
    <w:multiLevelType w:val="multilevel"/>
    <w:tmpl w:val="D3063C88"/>
    <w:styleLink w:val="CarolloLtrhdBullet"/>
    <w:lvl w:ilvl="0">
      <w:start w:val="1"/>
      <w:numFmt w:val="bullet"/>
      <w:pStyle w:val="BulletLevel1"/>
      <w:lvlText w:val=""/>
      <w:lvlJc w:val="left"/>
      <w:pPr>
        <w:ind w:left="360" w:hanging="360"/>
      </w:pPr>
      <w:rPr>
        <w:rFonts w:ascii="Wingdings" w:hAnsi="Wingdings" w:hint="default"/>
        <w:b w:val="0"/>
        <w:i w:val="0"/>
        <w:color w:val="003CB9"/>
        <w:sz w:val="20"/>
      </w:rPr>
    </w:lvl>
    <w:lvl w:ilvl="1">
      <w:start w:val="1"/>
      <w:numFmt w:val="bullet"/>
      <w:pStyle w:val="BulletLevel2"/>
      <w:lvlText w:val="»"/>
      <w:lvlJc w:val="left"/>
      <w:pPr>
        <w:ind w:left="720" w:hanging="360"/>
      </w:pPr>
      <w:rPr>
        <w:rFonts w:ascii="Segoe UI" w:hAnsi="Segoe UI" w:hint="default"/>
        <w:b w:val="0"/>
        <w:i w:val="0"/>
        <w:color w:val="003CB9"/>
        <w:sz w:val="20"/>
      </w:rPr>
    </w:lvl>
    <w:lvl w:ilvl="2">
      <w:start w:val="1"/>
      <w:numFmt w:val="bullet"/>
      <w:pStyle w:val="BulletLevel3"/>
      <w:lvlText w:val=""/>
      <w:lvlJc w:val="left"/>
      <w:pPr>
        <w:ind w:left="1080" w:hanging="360"/>
      </w:pPr>
      <w:rPr>
        <w:rFonts w:ascii="Wingdings" w:hAnsi="Wingdings" w:hint="default"/>
        <w:b w:val="0"/>
        <w:i w:val="0"/>
        <w:color w:val="003CB9"/>
        <w:sz w:val="20"/>
      </w:rPr>
    </w:lvl>
    <w:lvl w:ilvl="3">
      <w:start w:val="1"/>
      <w:numFmt w:val="bullet"/>
      <w:pStyle w:val="BulletLevel4"/>
      <w:lvlText w:val="–"/>
      <w:lvlJc w:val="left"/>
      <w:pPr>
        <w:ind w:left="1440" w:hanging="360"/>
      </w:pPr>
      <w:rPr>
        <w:rFonts w:ascii="Segoe UI" w:hAnsi="Segoe UI" w:hint="default"/>
        <w:b w:val="0"/>
        <w:i w:val="0"/>
        <w:caps w:val="0"/>
        <w:smallCaps w:val="0"/>
        <w:strike w:val="0"/>
        <w:dstrike w:val="0"/>
        <w:vanish w:val="0"/>
        <w:color w:val="auto"/>
        <w:spacing w:val="0"/>
        <w:w w:val="100"/>
        <w:position w:val="0"/>
        <w:sz w:val="20"/>
        <w:u w:val="none"/>
        <w:vertAlign w:val="baseline"/>
        <w14:ligatures w14:val="none"/>
        <w14:numForm w14:val="default"/>
        <w14:numSpacing w14:val="default"/>
        <w14:stylisticSets/>
      </w:rPr>
    </w:lvl>
    <w:lvl w:ilvl="4">
      <w:start w:val="1"/>
      <w:numFmt w:val="bullet"/>
      <w:pStyle w:val="BulletLevel5"/>
      <w:lvlText w:val=""/>
      <w:lvlJc w:val="left"/>
      <w:pPr>
        <w:ind w:left="1800" w:hanging="360"/>
      </w:pPr>
      <w:rPr>
        <w:rFonts w:ascii="Wingdings" w:hAnsi="Wingdings" w:hint="default"/>
        <w:b w:val="0"/>
        <w:i w:val="0"/>
        <w:caps w:val="0"/>
        <w:smallCaps w:val="0"/>
        <w:strike w:val="0"/>
        <w:dstrike w:val="0"/>
        <w:vanish w:val="0"/>
        <w:color w:val="auto"/>
        <w:spacing w:val="0"/>
        <w:w w:val="100"/>
        <w:position w:val="0"/>
        <w:sz w:val="20"/>
        <w:u w:val="none"/>
        <w:vertAlign w:val="baseline"/>
        <w14:ligatures w14:val="none"/>
        <w14:numForm w14:val="default"/>
        <w14:numSpacing w14:val="default"/>
        <w14:stylisticSets/>
      </w:rPr>
    </w:lvl>
    <w:lvl w:ilvl="5">
      <w:start w:val="1"/>
      <w:numFmt w:val="none"/>
      <w:suff w:val="nothing"/>
      <w:lvlText w:val=""/>
      <w:lvlJc w:val="left"/>
      <w:pPr>
        <w:ind w:left="0" w:firstLine="0"/>
      </w:pPr>
      <w:rPr>
        <w:rFonts w:hint="default"/>
        <w:color w:val="auto"/>
      </w:rPr>
    </w:lvl>
    <w:lvl w:ilvl="6">
      <w:start w:val="1"/>
      <w:numFmt w:val="none"/>
      <w:suff w:val="nothing"/>
      <w:lvlText w:val=""/>
      <w:lvlJc w:val="left"/>
      <w:pPr>
        <w:ind w:left="0" w:firstLine="0"/>
      </w:pPr>
      <w:rPr>
        <w:rFonts w:hint="default"/>
        <w:color w:val="auto"/>
      </w:rPr>
    </w:lvl>
    <w:lvl w:ilvl="7">
      <w:start w:val="1"/>
      <w:numFmt w:val="none"/>
      <w:suff w:val="nothing"/>
      <w:lvlText w:val=""/>
      <w:lvlJc w:val="left"/>
      <w:pPr>
        <w:ind w:left="0" w:firstLine="0"/>
      </w:pPr>
      <w:rPr>
        <w:rFonts w:hint="default"/>
        <w:color w:val="auto"/>
      </w:rPr>
    </w:lvl>
    <w:lvl w:ilvl="8">
      <w:start w:val="1"/>
      <w:numFmt w:val="none"/>
      <w:suff w:val="nothing"/>
      <w:lvlText w:val=""/>
      <w:lvlJc w:val="left"/>
      <w:pPr>
        <w:ind w:left="0" w:firstLine="0"/>
      </w:pPr>
      <w:rPr>
        <w:rFonts w:hint="default"/>
        <w:color w:val="auto"/>
      </w:rPr>
    </w:lvl>
  </w:abstractNum>
  <w:num w:numId="1" w16cid:durableId="1863938330">
    <w:abstractNumId w:val="10"/>
    <w:lvlOverride w:ilvl="0">
      <w:lvl w:ilvl="0">
        <w:start w:val="1"/>
        <w:numFmt w:val="bullet"/>
        <w:lvlText w:val=""/>
        <w:lvlJc w:val="left"/>
        <w:pPr>
          <w:ind w:left="288" w:hanging="288"/>
        </w:pPr>
        <w:rPr>
          <w:rFonts w:ascii="Wingdings" w:hAnsi="Wingdings" w:hint="default"/>
          <w:color w:val="FFFFFF" w:themeColor="background1"/>
        </w:rPr>
      </w:lvl>
    </w:lvlOverride>
  </w:num>
  <w:num w:numId="2" w16cid:durableId="57942059">
    <w:abstractNumId w:val="4"/>
  </w:num>
  <w:num w:numId="3" w16cid:durableId="1589995749">
    <w:abstractNumId w:val="7"/>
  </w:num>
  <w:num w:numId="4" w16cid:durableId="1003170409">
    <w:abstractNumId w:val="0"/>
  </w:num>
  <w:num w:numId="5" w16cid:durableId="398484144">
    <w:abstractNumId w:val="8"/>
  </w:num>
  <w:num w:numId="6" w16cid:durableId="20130493">
    <w:abstractNumId w:val="6"/>
  </w:num>
  <w:num w:numId="7" w16cid:durableId="1265919647">
    <w:abstractNumId w:val="1"/>
  </w:num>
  <w:num w:numId="8" w16cid:durableId="1216745478">
    <w:abstractNumId w:val="12"/>
  </w:num>
  <w:num w:numId="9" w16cid:durableId="718167729">
    <w:abstractNumId w:val="9"/>
  </w:num>
  <w:num w:numId="10" w16cid:durableId="1457601477">
    <w:abstractNumId w:val="5"/>
  </w:num>
  <w:num w:numId="11" w16cid:durableId="477695590">
    <w:abstractNumId w:val="2"/>
  </w:num>
  <w:num w:numId="12" w16cid:durableId="1495486818">
    <w:abstractNumId w:val="11"/>
  </w:num>
  <w:num w:numId="13" w16cid:durableId="1267152253">
    <w:abstractNumId w:val="3"/>
  </w:num>
  <w:num w:numId="14" w16cid:durableId="221909256">
    <w:abstractNumId w:val="4"/>
  </w:num>
  <w:num w:numId="15" w16cid:durableId="629240559">
    <w:abstractNumId w:val="2"/>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Yoko Koyama">
    <w15:presenceInfo w15:providerId="AD" w15:userId="S::YKoyama@carollo.com::e85506b6-a7eb-47d5-b903-7836a57d18f6"/>
  </w15:person>
  <w15:person w15:author="Gu, Han">
    <w15:presenceInfo w15:providerId="AD" w15:userId="S::hgu@ocwd.com::47398632-451d-4c73-a47f-d26080af378f"/>
  </w15:person>
  <w15:person w15:author="Kyle Thompson">
    <w15:presenceInfo w15:providerId="AD" w15:userId="S::kthompson@carollo.com::c2937fc9-f26c-4fdc-90f1-4d92c20d91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attachedTemplate r:id="rId1"/>
  <w:trackRevisions/>
  <w:defaultTabStop w:val="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8FC"/>
    <w:rsid w:val="00000AC8"/>
    <w:rsid w:val="0000718B"/>
    <w:rsid w:val="00012C59"/>
    <w:rsid w:val="00012FB6"/>
    <w:rsid w:val="00013240"/>
    <w:rsid w:val="00013FD5"/>
    <w:rsid w:val="000146B2"/>
    <w:rsid w:val="00014A9D"/>
    <w:rsid w:val="000168C8"/>
    <w:rsid w:val="000177DE"/>
    <w:rsid w:val="00020061"/>
    <w:rsid w:val="00020627"/>
    <w:rsid w:val="00021831"/>
    <w:rsid w:val="00021C1B"/>
    <w:rsid w:val="00022626"/>
    <w:rsid w:val="00023DF5"/>
    <w:rsid w:val="000241FD"/>
    <w:rsid w:val="000244AD"/>
    <w:rsid w:val="00025553"/>
    <w:rsid w:val="00025869"/>
    <w:rsid w:val="00026543"/>
    <w:rsid w:val="00027970"/>
    <w:rsid w:val="0002798E"/>
    <w:rsid w:val="00027AD3"/>
    <w:rsid w:val="00031E3F"/>
    <w:rsid w:val="00033803"/>
    <w:rsid w:val="00033C0A"/>
    <w:rsid w:val="000353AD"/>
    <w:rsid w:val="000400BF"/>
    <w:rsid w:val="000449E7"/>
    <w:rsid w:val="000458C9"/>
    <w:rsid w:val="000476FA"/>
    <w:rsid w:val="00047F9D"/>
    <w:rsid w:val="000507D7"/>
    <w:rsid w:val="00051864"/>
    <w:rsid w:val="000527BE"/>
    <w:rsid w:val="00052AAE"/>
    <w:rsid w:val="00052D57"/>
    <w:rsid w:val="00056F12"/>
    <w:rsid w:val="000577DF"/>
    <w:rsid w:val="000578B8"/>
    <w:rsid w:val="00057B19"/>
    <w:rsid w:val="0006060B"/>
    <w:rsid w:val="00062B36"/>
    <w:rsid w:val="0006433F"/>
    <w:rsid w:val="000665A3"/>
    <w:rsid w:val="00070778"/>
    <w:rsid w:val="00070EA5"/>
    <w:rsid w:val="00072337"/>
    <w:rsid w:val="00073656"/>
    <w:rsid w:val="00074F58"/>
    <w:rsid w:val="000765B2"/>
    <w:rsid w:val="000778FB"/>
    <w:rsid w:val="00077CB8"/>
    <w:rsid w:val="00081F40"/>
    <w:rsid w:val="00082AFF"/>
    <w:rsid w:val="0008489C"/>
    <w:rsid w:val="00085548"/>
    <w:rsid w:val="00085B12"/>
    <w:rsid w:val="00087F41"/>
    <w:rsid w:val="000903E7"/>
    <w:rsid w:val="0009041C"/>
    <w:rsid w:val="000938C8"/>
    <w:rsid w:val="00095625"/>
    <w:rsid w:val="00095AA4"/>
    <w:rsid w:val="000963DC"/>
    <w:rsid w:val="00097AED"/>
    <w:rsid w:val="000A2C88"/>
    <w:rsid w:val="000A3C34"/>
    <w:rsid w:val="000A409D"/>
    <w:rsid w:val="000A4A31"/>
    <w:rsid w:val="000A4B2B"/>
    <w:rsid w:val="000A5104"/>
    <w:rsid w:val="000A545D"/>
    <w:rsid w:val="000A5CA4"/>
    <w:rsid w:val="000A7B35"/>
    <w:rsid w:val="000B02FF"/>
    <w:rsid w:val="000B10EE"/>
    <w:rsid w:val="000B131C"/>
    <w:rsid w:val="000B2992"/>
    <w:rsid w:val="000B3050"/>
    <w:rsid w:val="000B4681"/>
    <w:rsid w:val="000B487C"/>
    <w:rsid w:val="000B5128"/>
    <w:rsid w:val="000B6A8F"/>
    <w:rsid w:val="000B6B29"/>
    <w:rsid w:val="000B6B2C"/>
    <w:rsid w:val="000B71A1"/>
    <w:rsid w:val="000C2449"/>
    <w:rsid w:val="000C2E8B"/>
    <w:rsid w:val="000C57D9"/>
    <w:rsid w:val="000D09A2"/>
    <w:rsid w:val="000D220A"/>
    <w:rsid w:val="000D3878"/>
    <w:rsid w:val="000D3A43"/>
    <w:rsid w:val="000D3F81"/>
    <w:rsid w:val="000D6CEA"/>
    <w:rsid w:val="000D7E9E"/>
    <w:rsid w:val="000E0B5C"/>
    <w:rsid w:val="000E137F"/>
    <w:rsid w:val="000E2C1B"/>
    <w:rsid w:val="000E441C"/>
    <w:rsid w:val="000E4986"/>
    <w:rsid w:val="000E52C0"/>
    <w:rsid w:val="000E6119"/>
    <w:rsid w:val="000E62BA"/>
    <w:rsid w:val="000E7BBE"/>
    <w:rsid w:val="000F0073"/>
    <w:rsid w:val="000F1492"/>
    <w:rsid w:val="000F1B6C"/>
    <w:rsid w:val="000F34A7"/>
    <w:rsid w:val="000F4D01"/>
    <w:rsid w:val="000F6843"/>
    <w:rsid w:val="000F7A81"/>
    <w:rsid w:val="001007B7"/>
    <w:rsid w:val="001008C2"/>
    <w:rsid w:val="00100C0F"/>
    <w:rsid w:val="00101C05"/>
    <w:rsid w:val="00102E93"/>
    <w:rsid w:val="00106B2C"/>
    <w:rsid w:val="00114408"/>
    <w:rsid w:val="00114513"/>
    <w:rsid w:val="001167CB"/>
    <w:rsid w:val="00116FE5"/>
    <w:rsid w:val="001178B7"/>
    <w:rsid w:val="001223F4"/>
    <w:rsid w:val="00123587"/>
    <w:rsid w:val="00125691"/>
    <w:rsid w:val="00125C12"/>
    <w:rsid w:val="00126210"/>
    <w:rsid w:val="00126418"/>
    <w:rsid w:val="001272DB"/>
    <w:rsid w:val="001349DC"/>
    <w:rsid w:val="00141EDE"/>
    <w:rsid w:val="00142FDC"/>
    <w:rsid w:val="001464D5"/>
    <w:rsid w:val="0014722A"/>
    <w:rsid w:val="00150532"/>
    <w:rsid w:val="00150FC9"/>
    <w:rsid w:val="0015181A"/>
    <w:rsid w:val="001539CA"/>
    <w:rsid w:val="00154F0E"/>
    <w:rsid w:val="0015683A"/>
    <w:rsid w:val="001572E1"/>
    <w:rsid w:val="0015753C"/>
    <w:rsid w:val="0016036E"/>
    <w:rsid w:val="00163C83"/>
    <w:rsid w:val="00163C87"/>
    <w:rsid w:val="00164F3B"/>
    <w:rsid w:val="001656CF"/>
    <w:rsid w:val="00175839"/>
    <w:rsid w:val="001768D1"/>
    <w:rsid w:val="00176CC8"/>
    <w:rsid w:val="00177BBB"/>
    <w:rsid w:val="00182F2B"/>
    <w:rsid w:val="00184037"/>
    <w:rsid w:val="00185312"/>
    <w:rsid w:val="00185CFB"/>
    <w:rsid w:val="00186855"/>
    <w:rsid w:val="00191192"/>
    <w:rsid w:val="0019120C"/>
    <w:rsid w:val="00193FBE"/>
    <w:rsid w:val="00195A77"/>
    <w:rsid w:val="00197655"/>
    <w:rsid w:val="00197730"/>
    <w:rsid w:val="001A03ED"/>
    <w:rsid w:val="001A0D6C"/>
    <w:rsid w:val="001A3530"/>
    <w:rsid w:val="001B0555"/>
    <w:rsid w:val="001B0C5E"/>
    <w:rsid w:val="001B1BF2"/>
    <w:rsid w:val="001B1DCF"/>
    <w:rsid w:val="001B2442"/>
    <w:rsid w:val="001B3394"/>
    <w:rsid w:val="001B3AD1"/>
    <w:rsid w:val="001B4D26"/>
    <w:rsid w:val="001B5726"/>
    <w:rsid w:val="001B708D"/>
    <w:rsid w:val="001B7E14"/>
    <w:rsid w:val="001C1D06"/>
    <w:rsid w:val="001C2657"/>
    <w:rsid w:val="001C3533"/>
    <w:rsid w:val="001C4796"/>
    <w:rsid w:val="001C50C9"/>
    <w:rsid w:val="001C51F2"/>
    <w:rsid w:val="001C57E2"/>
    <w:rsid w:val="001C5BF0"/>
    <w:rsid w:val="001C7D65"/>
    <w:rsid w:val="001D0E5A"/>
    <w:rsid w:val="001D1FCD"/>
    <w:rsid w:val="001D34CB"/>
    <w:rsid w:val="001D37D6"/>
    <w:rsid w:val="001D3E50"/>
    <w:rsid w:val="001D40C5"/>
    <w:rsid w:val="001D5056"/>
    <w:rsid w:val="001D62F8"/>
    <w:rsid w:val="001D6B13"/>
    <w:rsid w:val="001D7C50"/>
    <w:rsid w:val="001E0013"/>
    <w:rsid w:val="001E27A0"/>
    <w:rsid w:val="001E2E8C"/>
    <w:rsid w:val="001E36A3"/>
    <w:rsid w:val="001E4313"/>
    <w:rsid w:val="001E6AEE"/>
    <w:rsid w:val="001F03F9"/>
    <w:rsid w:val="001F1931"/>
    <w:rsid w:val="001F4D0C"/>
    <w:rsid w:val="001F4EC0"/>
    <w:rsid w:val="001F4F1B"/>
    <w:rsid w:val="001F67BB"/>
    <w:rsid w:val="00200841"/>
    <w:rsid w:val="00201A30"/>
    <w:rsid w:val="00201CD2"/>
    <w:rsid w:val="00202EB7"/>
    <w:rsid w:val="002034AF"/>
    <w:rsid w:val="00204195"/>
    <w:rsid w:val="00204256"/>
    <w:rsid w:val="0020729C"/>
    <w:rsid w:val="002107BC"/>
    <w:rsid w:val="00213550"/>
    <w:rsid w:val="00214687"/>
    <w:rsid w:val="00214BF3"/>
    <w:rsid w:val="00214F7A"/>
    <w:rsid w:val="002201FD"/>
    <w:rsid w:val="002215EF"/>
    <w:rsid w:val="0022272A"/>
    <w:rsid w:val="002260DE"/>
    <w:rsid w:val="00227237"/>
    <w:rsid w:val="0023006F"/>
    <w:rsid w:val="00231BC4"/>
    <w:rsid w:val="00234175"/>
    <w:rsid w:val="00234BAC"/>
    <w:rsid w:val="002367DA"/>
    <w:rsid w:val="002367EA"/>
    <w:rsid w:val="0023796E"/>
    <w:rsid w:val="00237C15"/>
    <w:rsid w:val="002434B7"/>
    <w:rsid w:val="002438DC"/>
    <w:rsid w:val="002444A1"/>
    <w:rsid w:val="00244BB5"/>
    <w:rsid w:val="0024508F"/>
    <w:rsid w:val="00247439"/>
    <w:rsid w:val="002478BB"/>
    <w:rsid w:val="002514B9"/>
    <w:rsid w:val="00251C03"/>
    <w:rsid w:val="00253369"/>
    <w:rsid w:val="002535FF"/>
    <w:rsid w:val="00253D30"/>
    <w:rsid w:val="00261B3F"/>
    <w:rsid w:val="00261C42"/>
    <w:rsid w:val="00262374"/>
    <w:rsid w:val="00262466"/>
    <w:rsid w:val="002626D0"/>
    <w:rsid w:val="0026627B"/>
    <w:rsid w:val="002667EB"/>
    <w:rsid w:val="00266887"/>
    <w:rsid w:val="00266A8D"/>
    <w:rsid w:val="00266E1D"/>
    <w:rsid w:val="00270CA3"/>
    <w:rsid w:val="0027124C"/>
    <w:rsid w:val="00272ED4"/>
    <w:rsid w:val="00273221"/>
    <w:rsid w:val="00275AEF"/>
    <w:rsid w:val="00275BCD"/>
    <w:rsid w:val="00276164"/>
    <w:rsid w:val="00276199"/>
    <w:rsid w:val="0027697F"/>
    <w:rsid w:val="00280BC2"/>
    <w:rsid w:val="00280ED9"/>
    <w:rsid w:val="00281476"/>
    <w:rsid w:val="00282990"/>
    <w:rsid w:val="00282F66"/>
    <w:rsid w:val="00283319"/>
    <w:rsid w:val="00283C19"/>
    <w:rsid w:val="0028521F"/>
    <w:rsid w:val="00287DFE"/>
    <w:rsid w:val="00290D75"/>
    <w:rsid w:val="00291008"/>
    <w:rsid w:val="002921C2"/>
    <w:rsid w:val="0029226D"/>
    <w:rsid w:val="002930CE"/>
    <w:rsid w:val="002976AF"/>
    <w:rsid w:val="00297D28"/>
    <w:rsid w:val="002A0C39"/>
    <w:rsid w:val="002A0E3B"/>
    <w:rsid w:val="002A15F4"/>
    <w:rsid w:val="002A2593"/>
    <w:rsid w:val="002A2FBF"/>
    <w:rsid w:val="002A3150"/>
    <w:rsid w:val="002A3F13"/>
    <w:rsid w:val="002A6CE5"/>
    <w:rsid w:val="002A723F"/>
    <w:rsid w:val="002A772A"/>
    <w:rsid w:val="002A7ACD"/>
    <w:rsid w:val="002A7F17"/>
    <w:rsid w:val="002B18C3"/>
    <w:rsid w:val="002B2015"/>
    <w:rsid w:val="002B2EE7"/>
    <w:rsid w:val="002B32EE"/>
    <w:rsid w:val="002B3FD4"/>
    <w:rsid w:val="002B4B95"/>
    <w:rsid w:val="002B4DC9"/>
    <w:rsid w:val="002B57CC"/>
    <w:rsid w:val="002B57FE"/>
    <w:rsid w:val="002B6DC9"/>
    <w:rsid w:val="002B6FAA"/>
    <w:rsid w:val="002B73BB"/>
    <w:rsid w:val="002C01AA"/>
    <w:rsid w:val="002C0E0B"/>
    <w:rsid w:val="002C17B8"/>
    <w:rsid w:val="002C1FDC"/>
    <w:rsid w:val="002C2FA1"/>
    <w:rsid w:val="002C4EC1"/>
    <w:rsid w:val="002C5740"/>
    <w:rsid w:val="002C6AC9"/>
    <w:rsid w:val="002D0645"/>
    <w:rsid w:val="002D3FAF"/>
    <w:rsid w:val="002D4719"/>
    <w:rsid w:val="002D4977"/>
    <w:rsid w:val="002D5A4D"/>
    <w:rsid w:val="002E0684"/>
    <w:rsid w:val="002E102B"/>
    <w:rsid w:val="002E11E3"/>
    <w:rsid w:val="002E2BA0"/>
    <w:rsid w:val="002E3508"/>
    <w:rsid w:val="002E4C1E"/>
    <w:rsid w:val="002E5298"/>
    <w:rsid w:val="002E7E68"/>
    <w:rsid w:val="002E7F0E"/>
    <w:rsid w:val="002F0419"/>
    <w:rsid w:val="002F205B"/>
    <w:rsid w:val="002F214F"/>
    <w:rsid w:val="002F3922"/>
    <w:rsid w:val="002F4977"/>
    <w:rsid w:val="002F5165"/>
    <w:rsid w:val="002F7831"/>
    <w:rsid w:val="002F7EF3"/>
    <w:rsid w:val="00300072"/>
    <w:rsid w:val="003010F7"/>
    <w:rsid w:val="003016F4"/>
    <w:rsid w:val="00301ECB"/>
    <w:rsid w:val="0030272B"/>
    <w:rsid w:val="00303F56"/>
    <w:rsid w:val="0030424B"/>
    <w:rsid w:val="00307011"/>
    <w:rsid w:val="0030775E"/>
    <w:rsid w:val="00310C9B"/>
    <w:rsid w:val="0031115C"/>
    <w:rsid w:val="0031304F"/>
    <w:rsid w:val="00320513"/>
    <w:rsid w:val="0032131B"/>
    <w:rsid w:val="003218D3"/>
    <w:rsid w:val="00322D00"/>
    <w:rsid w:val="003236A9"/>
    <w:rsid w:val="003236B6"/>
    <w:rsid w:val="003250DE"/>
    <w:rsid w:val="003258EA"/>
    <w:rsid w:val="00327123"/>
    <w:rsid w:val="003275EC"/>
    <w:rsid w:val="00327666"/>
    <w:rsid w:val="0033075F"/>
    <w:rsid w:val="00335E98"/>
    <w:rsid w:val="0033681F"/>
    <w:rsid w:val="00340F9E"/>
    <w:rsid w:val="0034148B"/>
    <w:rsid w:val="00341529"/>
    <w:rsid w:val="00342C3B"/>
    <w:rsid w:val="003443E1"/>
    <w:rsid w:val="00344411"/>
    <w:rsid w:val="00350F01"/>
    <w:rsid w:val="0035158A"/>
    <w:rsid w:val="00354643"/>
    <w:rsid w:val="0035706C"/>
    <w:rsid w:val="00360511"/>
    <w:rsid w:val="00360664"/>
    <w:rsid w:val="00360A04"/>
    <w:rsid w:val="00360DAF"/>
    <w:rsid w:val="0036409D"/>
    <w:rsid w:val="00364D5D"/>
    <w:rsid w:val="00367CFC"/>
    <w:rsid w:val="0037055E"/>
    <w:rsid w:val="00374018"/>
    <w:rsid w:val="003766A1"/>
    <w:rsid w:val="00376A3B"/>
    <w:rsid w:val="00380ED9"/>
    <w:rsid w:val="00380FB6"/>
    <w:rsid w:val="00384EE9"/>
    <w:rsid w:val="00385AF9"/>
    <w:rsid w:val="0038684F"/>
    <w:rsid w:val="00390582"/>
    <w:rsid w:val="00390865"/>
    <w:rsid w:val="00390E47"/>
    <w:rsid w:val="003933B9"/>
    <w:rsid w:val="00396A79"/>
    <w:rsid w:val="00397B74"/>
    <w:rsid w:val="00397EAA"/>
    <w:rsid w:val="003A0740"/>
    <w:rsid w:val="003A0A61"/>
    <w:rsid w:val="003A1C2F"/>
    <w:rsid w:val="003A1D78"/>
    <w:rsid w:val="003A2446"/>
    <w:rsid w:val="003A3581"/>
    <w:rsid w:val="003A409B"/>
    <w:rsid w:val="003A5586"/>
    <w:rsid w:val="003A6482"/>
    <w:rsid w:val="003A796B"/>
    <w:rsid w:val="003B6968"/>
    <w:rsid w:val="003B7935"/>
    <w:rsid w:val="003C11AB"/>
    <w:rsid w:val="003C1D5D"/>
    <w:rsid w:val="003C232B"/>
    <w:rsid w:val="003C6BEF"/>
    <w:rsid w:val="003C727F"/>
    <w:rsid w:val="003C7553"/>
    <w:rsid w:val="003C7AB1"/>
    <w:rsid w:val="003D0576"/>
    <w:rsid w:val="003D14F2"/>
    <w:rsid w:val="003D1601"/>
    <w:rsid w:val="003D3C4E"/>
    <w:rsid w:val="003D3ECF"/>
    <w:rsid w:val="003D4804"/>
    <w:rsid w:val="003D68FA"/>
    <w:rsid w:val="003E0299"/>
    <w:rsid w:val="003E1423"/>
    <w:rsid w:val="003E181D"/>
    <w:rsid w:val="003E4A3B"/>
    <w:rsid w:val="003E4C8C"/>
    <w:rsid w:val="003E57CA"/>
    <w:rsid w:val="003F08BC"/>
    <w:rsid w:val="003F0BED"/>
    <w:rsid w:val="003F102D"/>
    <w:rsid w:val="003F1124"/>
    <w:rsid w:val="003F11E8"/>
    <w:rsid w:val="003F1E3D"/>
    <w:rsid w:val="003F2690"/>
    <w:rsid w:val="003F3BD9"/>
    <w:rsid w:val="003F3C32"/>
    <w:rsid w:val="00400E22"/>
    <w:rsid w:val="00400F0D"/>
    <w:rsid w:val="004015E8"/>
    <w:rsid w:val="00402243"/>
    <w:rsid w:val="004034B2"/>
    <w:rsid w:val="00404CDE"/>
    <w:rsid w:val="004055EA"/>
    <w:rsid w:val="00405C78"/>
    <w:rsid w:val="00406445"/>
    <w:rsid w:val="00407B78"/>
    <w:rsid w:val="004117FA"/>
    <w:rsid w:val="00412CB9"/>
    <w:rsid w:val="00412CD9"/>
    <w:rsid w:val="00414C8B"/>
    <w:rsid w:val="0041631D"/>
    <w:rsid w:val="00417A7D"/>
    <w:rsid w:val="00417B34"/>
    <w:rsid w:val="00417FC4"/>
    <w:rsid w:val="00420AC6"/>
    <w:rsid w:val="00421748"/>
    <w:rsid w:val="00424F42"/>
    <w:rsid w:val="00426086"/>
    <w:rsid w:val="004260DF"/>
    <w:rsid w:val="00426954"/>
    <w:rsid w:val="0042760D"/>
    <w:rsid w:val="0042773F"/>
    <w:rsid w:val="00427A10"/>
    <w:rsid w:val="00427D7B"/>
    <w:rsid w:val="0043222F"/>
    <w:rsid w:val="0043266D"/>
    <w:rsid w:val="00432747"/>
    <w:rsid w:val="00433349"/>
    <w:rsid w:val="004333D5"/>
    <w:rsid w:val="004333ED"/>
    <w:rsid w:val="004343F5"/>
    <w:rsid w:val="004401B5"/>
    <w:rsid w:val="00440434"/>
    <w:rsid w:val="00440E32"/>
    <w:rsid w:val="0044417E"/>
    <w:rsid w:val="004446DB"/>
    <w:rsid w:val="0044502A"/>
    <w:rsid w:val="004453FB"/>
    <w:rsid w:val="00446D1F"/>
    <w:rsid w:val="00452E40"/>
    <w:rsid w:val="00454092"/>
    <w:rsid w:val="0045557E"/>
    <w:rsid w:val="00457205"/>
    <w:rsid w:val="0046049D"/>
    <w:rsid w:val="004621F1"/>
    <w:rsid w:val="00463257"/>
    <w:rsid w:val="00463DE3"/>
    <w:rsid w:val="00471E6D"/>
    <w:rsid w:val="00471F46"/>
    <w:rsid w:val="004731B3"/>
    <w:rsid w:val="004732D6"/>
    <w:rsid w:val="00473388"/>
    <w:rsid w:val="00474A04"/>
    <w:rsid w:val="00475C91"/>
    <w:rsid w:val="00475CCF"/>
    <w:rsid w:val="004768CC"/>
    <w:rsid w:val="00476BB2"/>
    <w:rsid w:val="00476FE6"/>
    <w:rsid w:val="00480025"/>
    <w:rsid w:val="00480685"/>
    <w:rsid w:val="00480748"/>
    <w:rsid w:val="00481323"/>
    <w:rsid w:val="00481C34"/>
    <w:rsid w:val="00482BCE"/>
    <w:rsid w:val="00482D2A"/>
    <w:rsid w:val="00483AC1"/>
    <w:rsid w:val="0048448B"/>
    <w:rsid w:val="00484C23"/>
    <w:rsid w:val="00485C01"/>
    <w:rsid w:val="00485F0A"/>
    <w:rsid w:val="0048619E"/>
    <w:rsid w:val="00487774"/>
    <w:rsid w:val="00487D79"/>
    <w:rsid w:val="00490D5F"/>
    <w:rsid w:val="004917EC"/>
    <w:rsid w:val="00491EFC"/>
    <w:rsid w:val="00492FA1"/>
    <w:rsid w:val="00494985"/>
    <w:rsid w:val="004977B7"/>
    <w:rsid w:val="004A0D57"/>
    <w:rsid w:val="004A12E9"/>
    <w:rsid w:val="004A13DB"/>
    <w:rsid w:val="004A293D"/>
    <w:rsid w:val="004A2F7C"/>
    <w:rsid w:val="004A3F1D"/>
    <w:rsid w:val="004A429C"/>
    <w:rsid w:val="004A4327"/>
    <w:rsid w:val="004A4509"/>
    <w:rsid w:val="004A489A"/>
    <w:rsid w:val="004B1699"/>
    <w:rsid w:val="004B19A9"/>
    <w:rsid w:val="004B1A11"/>
    <w:rsid w:val="004B4926"/>
    <w:rsid w:val="004B52E6"/>
    <w:rsid w:val="004B7736"/>
    <w:rsid w:val="004B7A2F"/>
    <w:rsid w:val="004C09B6"/>
    <w:rsid w:val="004C278C"/>
    <w:rsid w:val="004C31FA"/>
    <w:rsid w:val="004C5322"/>
    <w:rsid w:val="004D1F2D"/>
    <w:rsid w:val="004D2499"/>
    <w:rsid w:val="004D24CA"/>
    <w:rsid w:val="004D2E7F"/>
    <w:rsid w:val="004D2F6B"/>
    <w:rsid w:val="004D3F2C"/>
    <w:rsid w:val="004D4E98"/>
    <w:rsid w:val="004D7661"/>
    <w:rsid w:val="004E054C"/>
    <w:rsid w:val="004E0A7C"/>
    <w:rsid w:val="004E56B4"/>
    <w:rsid w:val="004E6A73"/>
    <w:rsid w:val="004F0218"/>
    <w:rsid w:val="004F2468"/>
    <w:rsid w:val="004F3CF7"/>
    <w:rsid w:val="004F5C47"/>
    <w:rsid w:val="004F67A8"/>
    <w:rsid w:val="004F6E90"/>
    <w:rsid w:val="005041DB"/>
    <w:rsid w:val="005070C1"/>
    <w:rsid w:val="00507DED"/>
    <w:rsid w:val="00507E28"/>
    <w:rsid w:val="00507FA3"/>
    <w:rsid w:val="0051086F"/>
    <w:rsid w:val="005132CF"/>
    <w:rsid w:val="005134FD"/>
    <w:rsid w:val="005138F6"/>
    <w:rsid w:val="00514326"/>
    <w:rsid w:val="005151FA"/>
    <w:rsid w:val="00515E90"/>
    <w:rsid w:val="0051618D"/>
    <w:rsid w:val="00517869"/>
    <w:rsid w:val="00517C0D"/>
    <w:rsid w:val="0052166E"/>
    <w:rsid w:val="00521F1A"/>
    <w:rsid w:val="005228D8"/>
    <w:rsid w:val="0052325A"/>
    <w:rsid w:val="0052369A"/>
    <w:rsid w:val="0052511F"/>
    <w:rsid w:val="00525622"/>
    <w:rsid w:val="00525F53"/>
    <w:rsid w:val="0052671F"/>
    <w:rsid w:val="005270F7"/>
    <w:rsid w:val="00530F7E"/>
    <w:rsid w:val="00531811"/>
    <w:rsid w:val="00531A30"/>
    <w:rsid w:val="00532229"/>
    <w:rsid w:val="0053236B"/>
    <w:rsid w:val="00532446"/>
    <w:rsid w:val="00532E1A"/>
    <w:rsid w:val="00532F7E"/>
    <w:rsid w:val="00533022"/>
    <w:rsid w:val="00533879"/>
    <w:rsid w:val="00535996"/>
    <w:rsid w:val="00542D29"/>
    <w:rsid w:val="005444AA"/>
    <w:rsid w:val="00545B32"/>
    <w:rsid w:val="00545F4E"/>
    <w:rsid w:val="00546A4A"/>
    <w:rsid w:val="005508D5"/>
    <w:rsid w:val="00550966"/>
    <w:rsid w:val="00551F3E"/>
    <w:rsid w:val="005528D1"/>
    <w:rsid w:val="0055405C"/>
    <w:rsid w:val="00554140"/>
    <w:rsid w:val="00561CD7"/>
    <w:rsid w:val="00562CCF"/>
    <w:rsid w:val="0056334E"/>
    <w:rsid w:val="005636E5"/>
    <w:rsid w:val="00563B6B"/>
    <w:rsid w:val="005678B5"/>
    <w:rsid w:val="00570C8C"/>
    <w:rsid w:val="0057125C"/>
    <w:rsid w:val="00572181"/>
    <w:rsid w:val="005739D9"/>
    <w:rsid w:val="005744FD"/>
    <w:rsid w:val="00574D97"/>
    <w:rsid w:val="005754A9"/>
    <w:rsid w:val="00575F81"/>
    <w:rsid w:val="005761E2"/>
    <w:rsid w:val="00576EC0"/>
    <w:rsid w:val="00580B47"/>
    <w:rsid w:val="00581030"/>
    <w:rsid w:val="00581FE0"/>
    <w:rsid w:val="0058309E"/>
    <w:rsid w:val="005844BA"/>
    <w:rsid w:val="0058539F"/>
    <w:rsid w:val="005860D0"/>
    <w:rsid w:val="00587BF0"/>
    <w:rsid w:val="00590100"/>
    <w:rsid w:val="00591E61"/>
    <w:rsid w:val="00592FEF"/>
    <w:rsid w:val="005960E5"/>
    <w:rsid w:val="005974B7"/>
    <w:rsid w:val="005979D3"/>
    <w:rsid w:val="00597D11"/>
    <w:rsid w:val="005A0948"/>
    <w:rsid w:val="005A1C8A"/>
    <w:rsid w:val="005A2247"/>
    <w:rsid w:val="005A6734"/>
    <w:rsid w:val="005B0B7D"/>
    <w:rsid w:val="005B0B80"/>
    <w:rsid w:val="005B3A13"/>
    <w:rsid w:val="005B66AE"/>
    <w:rsid w:val="005B6D84"/>
    <w:rsid w:val="005B7C16"/>
    <w:rsid w:val="005C61BA"/>
    <w:rsid w:val="005C7E28"/>
    <w:rsid w:val="005D0110"/>
    <w:rsid w:val="005D0C9F"/>
    <w:rsid w:val="005D19BA"/>
    <w:rsid w:val="005D3FA2"/>
    <w:rsid w:val="005D414F"/>
    <w:rsid w:val="005D5859"/>
    <w:rsid w:val="005D661F"/>
    <w:rsid w:val="005E02BB"/>
    <w:rsid w:val="005E4AD0"/>
    <w:rsid w:val="005E5708"/>
    <w:rsid w:val="005E66EA"/>
    <w:rsid w:val="005E7C8D"/>
    <w:rsid w:val="005F0273"/>
    <w:rsid w:val="005F0362"/>
    <w:rsid w:val="005F1E4D"/>
    <w:rsid w:val="005F59C8"/>
    <w:rsid w:val="005F60B2"/>
    <w:rsid w:val="005F7255"/>
    <w:rsid w:val="005F787E"/>
    <w:rsid w:val="00600112"/>
    <w:rsid w:val="00601A46"/>
    <w:rsid w:val="00603162"/>
    <w:rsid w:val="00603B36"/>
    <w:rsid w:val="00603CE7"/>
    <w:rsid w:val="00607210"/>
    <w:rsid w:val="006078AE"/>
    <w:rsid w:val="0061152F"/>
    <w:rsid w:val="00615A79"/>
    <w:rsid w:val="006160DE"/>
    <w:rsid w:val="006204F8"/>
    <w:rsid w:val="006206AB"/>
    <w:rsid w:val="00621B0B"/>
    <w:rsid w:val="00621CB2"/>
    <w:rsid w:val="0062529D"/>
    <w:rsid w:val="00626723"/>
    <w:rsid w:val="006267BB"/>
    <w:rsid w:val="006276C0"/>
    <w:rsid w:val="00627EA5"/>
    <w:rsid w:val="00630A53"/>
    <w:rsid w:val="00632745"/>
    <w:rsid w:val="00632966"/>
    <w:rsid w:val="00633595"/>
    <w:rsid w:val="00634007"/>
    <w:rsid w:val="0063405C"/>
    <w:rsid w:val="0063645A"/>
    <w:rsid w:val="00636FB0"/>
    <w:rsid w:val="00637C29"/>
    <w:rsid w:val="00640473"/>
    <w:rsid w:val="00642E2E"/>
    <w:rsid w:val="00643F13"/>
    <w:rsid w:val="006446DA"/>
    <w:rsid w:val="00645B2D"/>
    <w:rsid w:val="00652222"/>
    <w:rsid w:val="00652C19"/>
    <w:rsid w:val="00652CDB"/>
    <w:rsid w:val="00653CF5"/>
    <w:rsid w:val="00653D19"/>
    <w:rsid w:val="006548D1"/>
    <w:rsid w:val="00654C50"/>
    <w:rsid w:val="00654CF2"/>
    <w:rsid w:val="006563F3"/>
    <w:rsid w:val="00656E0D"/>
    <w:rsid w:val="006572A1"/>
    <w:rsid w:val="00657810"/>
    <w:rsid w:val="006607F0"/>
    <w:rsid w:val="00660913"/>
    <w:rsid w:val="00662B10"/>
    <w:rsid w:val="00662B82"/>
    <w:rsid w:val="006632F4"/>
    <w:rsid w:val="00663A3D"/>
    <w:rsid w:val="00663A92"/>
    <w:rsid w:val="006641BA"/>
    <w:rsid w:val="00665CC0"/>
    <w:rsid w:val="0066621C"/>
    <w:rsid w:val="0066629B"/>
    <w:rsid w:val="00666EEA"/>
    <w:rsid w:val="0066719B"/>
    <w:rsid w:val="00671CCD"/>
    <w:rsid w:val="00672007"/>
    <w:rsid w:val="006739BE"/>
    <w:rsid w:val="00675257"/>
    <w:rsid w:val="00676521"/>
    <w:rsid w:val="00676F43"/>
    <w:rsid w:val="00681700"/>
    <w:rsid w:val="00681948"/>
    <w:rsid w:val="00682234"/>
    <w:rsid w:val="00682B5D"/>
    <w:rsid w:val="006831D7"/>
    <w:rsid w:val="006835AB"/>
    <w:rsid w:val="0068418A"/>
    <w:rsid w:val="00690A8A"/>
    <w:rsid w:val="00690AC4"/>
    <w:rsid w:val="00691BCC"/>
    <w:rsid w:val="00692AE1"/>
    <w:rsid w:val="0069365F"/>
    <w:rsid w:val="0069614B"/>
    <w:rsid w:val="0069798C"/>
    <w:rsid w:val="006A543E"/>
    <w:rsid w:val="006A6129"/>
    <w:rsid w:val="006A630E"/>
    <w:rsid w:val="006B0A2F"/>
    <w:rsid w:val="006B39D7"/>
    <w:rsid w:val="006B66EB"/>
    <w:rsid w:val="006B6787"/>
    <w:rsid w:val="006B6EA0"/>
    <w:rsid w:val="006B77B7"/>
    <w:rsid w:val="006C113E"/>
    <w:rsid w:val="006C14F1"/>
    <w:rsid w:val="006C2CED"/>
    <w:rsid w:val="006C3494"/>
    <w:rsid w:val="006C471F"/>
    <w:rsid w:val="006C4BEA"/>
    <w:rsid w:val="006C4F43"/>
    <w:rsid w:val="006C6500"/>
    <w:rsid w:val="006C68F7"/>
    <w:rsid w:val="006C6D4E"/>
    <w:rsid w:val="006C744D"/>
    <w:rsid w:val="006D0512"/>
    <w:rsid w:val="006D6E2C"/>
    <w:rsid w:val="006E0F53"/>
    <w:rsid w:val="006E150B"/>
    <w:rsid w:val="006E1EFE"/>
    <w:rsid w:val="006E3B7D"/>
    <w:rsid w:val="006E5FFA"/>
    <w:rsid w:val="006E6C72"/>
    <w:rsid w:val="006E70A0"/>
    <w:rsid w:val="006F0623"/>
    <w:rsid w:val="006F38D1"/>
    <w:rsid w:val="006F7B53"/>
    <w:rsid w:val="0070134D"/>
    <w:rsid w:val="007029BE"/>
    <w:rsid w:val="0070409A"/>
    <w:rsid w:val="00707E81"/>
    <w:rsid w:val="00713F39"/>
    <w:rsid w:val="007166FD"/>
    <w:rsid w:val="0071780C"/>
    <w:rsid w:val="00720792"/>
    <w:rsid w:val="007213CC"/>
    <w:rsid w:val="00722B4F"/>
    <w:rsid w:val="00723A80"/>
    <w:rsid w:val="00723FA2"/>
    <w:rsid w:val="007268DC"/>
    <w:rsid w:val="00726E32"/>
    <w:rsid w:val="007276F3"/>
    <w:rsid w:val="007302E5"/>
    <w:rsid w:val="00736012"/>
    <w:rsid w:val="0073728E"/>
    <w:rsid w:val="0074265B"/>
    <w:rsid w:val="007432EF"/>
    <w:rsid w:val="007450F8"/>
    <w:rsid w:val="00747018"/>
    <w:rsid w:val="007470F8"/>
    <w:rsid w:val="00747B74"/>
    <w:rsid w:val="00751469"/>
    <w:rsid w:val="00751E7D"/>
    <w:rsid w:val="00751E91"/>
    <w:rsid w:val="00751F9E"/>
    <w:rsid w:val="00755061"/>
    <w:rsid w:val="00755AA5"/>
    <w:rsid w:val="00756A5C"/>
    <w:rsid w:val="0075709A"/>
    <w:rsid w:val="00760ED1"/>
    <w:rsid w:val="007613AD"/>
    <w:rsid w:val="00763166"/>
    <w:rsid w:val="0076624C"/>
    <w:rsid w:val="00766A63"/>
    <w:rsid w:val="0076750A"/>
    <w:rsid w:val="00767F07"/>
    <w:rsid w:val="00770976"/>
    <w:rsid w:val="0078163C"/>
    <w:rsid w:val="00783144"/>
    <w:rsid w:val="0078344C"/>
    <w:rsid w:val="007851F0"/>
    <w:rsid w:val="00786625"/>
    <w:rsid w:val="007874FE"/>
    <w:rsid w:val="007907E8"/>
    <w:rsid w:val="0079258C"/>
    <w:rsid w:val="00795396"/>
    <w:rsid w:val="007963E0"/>
    <w:rsid w:val="007973CF"/>
    <w:rsid w:val="007A035C"/>
    <w:rsid w:val="007A0D38"/>
    <w:rsid w:val="007A1A79"/>
    <w:rsid w:val="007A21D6"/>
    <w:rsid w:val="007A744A"/>
    <w:rsid w:val="007A7651"/>
    <w:rsid w:val="007A7AC5"/>
    <w:rsid w:val="007A7E69"/>
    <w:rsid w:val="007B0EAD"/>
    <w:rsid w:val="007B140D"/>
    <w:rsid w:val="007B18AB"/>
    <w:rsid w:val="007B2088"/>
    <w:rsid w:val="007B2ABF"/>
    <w:rsid w:val="007B2B4E"/>
    <w:rsid w:val="007B3288"/>
    <w:rsid w:val="007B3A65"/>
    <w:rsid w:val="007B632A"/>
    <w:rsid w:val="007B73FC"/>
    <w:rsid w:val="007C1F8B"/>
    <w:rsid w:val="007C2A76"/>
    <w:rsid w:val="007C2C28"/>
    <w:rsid w:val="007C2E6A"/>
    <w:rsid w:val="007C62C6"/>
    <w:rsid w:val="007C64FE"/>
    <w:rsid w:val="007C7E15"/>
    <w:rsid w:val="007D0795"/>
    <w:rsid w:val="007D1D88"/>
    <w:rsid w:val="007D247F"/>
    <w:rsid w:val="007D33CD"/>
    <w:rsid w:val="007D3911"/>
    <w:rsid w:val="007D545E"/>
    <w:rsid w:val="007D652A"/>
    <w:rsid w:val="007D6B62"/>
    <w:rsid w:val="007E1FCB"/>
    <w:rsid w:val="007E2273"/>
    <w:rsid w:val="007E48C2"/>
    <w:rsid w:val="007E71ED"/>
    <w:rsid w:val="007E7858"/>
    <w:rsid w:val="007F0D99"/>
    <w:rsid w:val="007F10C6"/>
    <w:rsid w:val="007F195F"/>
    <w:rsid w:val="007F1EA3"/>
    <w:rsid w:val="007F1F56"/>
    <w:rsid w:val="007F2771"/>
    <w:rsid w:val="007F3B03"/>
    <w:rsid w:val="007F5327"/>
    <w:rsid w:val="007F7EBA"/>
    <w:rsid w:val="00802A9F"/>
    <w:rsid w:val="00803635"/>
    <w:rsid w:val="008059C7"/>
    <w:rsid w:val="0080611C"/>
    <w:rsid w:val="00806FED"/>
    <w:rsid w:val="00812855"/>
    <w:rsid w:val="00812FBE"/>
    <w:rsid w:val="00813E76"/>
    <w:rsid w:val="00814CCE"/>
    <w:rsid w:val="00822B36"/>
    <w:rsid w:val="00823932"/>
    <w:rsid w:val="00824096"/>
    <w:rsid w:val="00827C29"/>
    <w:rsid w:val="008307D0"/>
    <w:rsid w:val="0083117C"/>
    <w:rsid w:val="00833D9C"/>
    <w:rsid w:val="00833F35"/>
    <w:rsid w:val="00837BD9"/>
    <w:rsid w:val="00840D47"/>
    <w:rsid w:val="008410C1"/>
    <w:rsid w:val="00851CF5"/>
    <w:rsid w:val="0085541C"/>
    <w:rsid w:val="0085656B"/>
    <w:rsid w:val="008568E9"/>
    <w:rsid w:val="00857901"/>
    <w:rsid w:val="00857975"/>
    <w:rsid w:val="00857C52"/>
    <w:rsid w:val="0086127D"/>
    <w:rsid w:val="008617B2"/>
    <w:rsid w:val="008623E2"/>
    <w:rsid w:val="00862451"/>
    <w:rsid w:val="008656B6"/>
    <w:rsid w:val="00865AA2"/>
    <w:rsid w:val="0086669A"/>
    <w:rsid w:val="0087037D"/>
    <w:rsid w:val="00870D8E"/>
    <w:rsid w:val="008716AC"/>
    <w:rsid w:val="00871DFA"/>
    <w:rsid w:val="008725B3"/>
    <w:rsid w:val="00873549"/>
    <w:rsid w:val="00875F28"/>
    <w:rsid w:val="008760B5"/>
    <w:rsid w:val="0087741F"/>
    <w:rsid w:val="00877B80"/>
    <w:rsid w:val="00880B6B"/>
    <w:rsid w:val="00881710"/>
    <w:rsid w:val="00881D2D"/>
    <w:rsid w:val="00882D33"/>
    <w:rsid w:val="00886C4E"/>
    <w:rsid w:val="0088750C"/>
    <w:rsid w:val="00887726"/>
    <w:rsid w:val="00890A4F"/>
    <w:rsid w:val="00892259"/>
    <w:rsid w:val="00894CC7"/>
    <w:rsid w:val="008965B5"/>
    <w:rsid w:val="00896902"/>
    <w:rsid w:val="00896EB1"/>
    <w:rsid w:val="008A0E58"/>
    <w:rsid w:val="008A44B5"/>
    <w:rsid w:val="008A4982"/>
    <w:rsid w:val="008A5799"/>
    <w:rsid w:val="008A5ACA"/>
    <w:rsid w:val="008A68B9"/>
    <w:rsid w:val="008A6906"/>
    <w:rsid w:val="008A6C49"/>
    <w:rsid w:val="008A7E2C"/>
    <w:rsid w:val="008B0E83"/>
    <w:rsid w:val="008B26C3"/>
    <w:rsid w:val="008B36EE"/>
    <w:rsid w:val="008B3D4D"/>
    <w:rsid w:val="008B46F8"/>
    <w:rsid w:val="008B6553"/>
    <w:rsid w:val="008B7714"/>
    <w:rsid w:val="008C05B7"/>
    <w:rsid w:val="008C1C0A"/>
    <w:rsid w:val="008C33DC"/>
    <w:rsid w:val="008C5474"/>
    <w:rsid w:val="008C55B1"/>
    <w:rsid w:val="008C7DF6"/>
    <w:rsid w:val="008D320D"/>
    <w:rsid w:val="008D3D0E"/>
    <w:rsid w:val="008E0C2A"/>
    <w:rsid w:val="008E137B"/>
    <w:rsid w:val="008E1E73"/>
    <w:rsid w:val="008E25C4"/>
    <w:rsid w:val="008E42AF"/>
    <w:rsid w:val="008E63DC"/>
    <w:rsid w:val="008E6612"/>
    <w:rsid w:val="008F0732"/>
    <w:rsid w:val="008F384F"/>
    <w:rsid w:val="008F50FE"/>
    <w:rsid w:val="008F7F60"/>
    <w:rsid w:val="00901227"/>
    <w:rsid w:val="00904B3C"/>
    <w:rsid w:val="00905541"/>
    <w:rsid w:val="00906AE3"/>
    <w:rsid w:val="00906B7B"/>
    <w:rsid w:val="00910273"/>
    <w:rsid w:val="00911B30"/>
    <w:rsid w:val="00913CF3"/>
    <w:rsid w:val="00914051"/>
    <w:rsid w:val="00914FD7"/>
    <w:rsid w:val="0091509E"/>
    <w:rsid w:val="0091585F"/>
    <w:rsid w:val="00917E68"/>
    <w:rsid w:val="00920F35"/>
    <w:rsid w:val="00922233"/>
    <w:rsid w:val="00923C39"/>
    <w:rsid w:val="00926FFF"/>
    <w:rsid w:val="00930359"/>
    <w:rsid w:val="00930B6E"/>
    <w:rsid w:val="00930E9C"/>
    <w:rsid w:val="00932E4B"/>
    <w:rsid w:val="00935994"/>
    <w:rsid w:val="00940A5C"/>
    <w:rsid w:val="0094231D"/>
    <w:rsid w:val="00944C03"/>
    <w:rsid w:val="009469A2"/>
    <w:rsid w:val="00946C97"/>
    <w:rsid w:val="00947C92"/>
    <w:rsid w:val="00950141"/>
    <w:rsid w:val="009516C9"/>
    <w:rsid w:val="009518D4"/>
    <w:rsid w:val="009519AC"/>
    <w:rsid w:val="00952088"/>
    <w:rsid w:val="00953BA9"/>
    <w:rsid w:val="009565B8"/>
    <w:rsid w:val="00957D33"/>
    <w:rsid w:val="00960188"/>
    <w:rsid w:val="00960276"/>
    <w:rsid w:val="00960DB7"/>
    <w:rsid w:val="009622D5"/>
    <w:rsid w:val="009710BF"/>
    <w:rsid w:val="00971C0D"/>
    <w:rsid w:val="009725A2"/>
    <w:rsid w:val="0097281F"/>
    <w:rsid w:val="00975DD3"/>
    <w:rsid w:val="00975DFB"/>
    <w:rsid w:val="00976D98"/>
    <w:rsid w:val="00981351"/>
    <w:rsid w:val="00984157"/>
    <w:rsid w:val="00984E72"/>
    <w:rsid w:val="00985935"/>
    <w:rsid w:val="00987628"/>
    <w:rsid w:val="00992976"/>
    <w:rsid w:val="009941C9"/>
    <w:rsid w:val="00994AF5"/>
    <w:rsid w:val="009950CE"/>
    <w:rsid w:val="00995A99"/>
    <w:rsid w:val="00995FDD"/>
    <w:rsid w:val="009A05EC"/>
    <w:rsid w:val="009A1E2C"/>
    <w:rsid w:val="009A2007"/>
    <w:rsid w:val="009A5249"/>
    <w:rsid w:val="009A5406"/>
    <w:rsid w:val="009A58B3"/>
    <w:rsid w:val="009A6399"/>
    <w:rsid w:val="009A6A4D"/>
    <w:rsid w:val="009A72A2"/>
    <w:rsid w:val="009A73F3"/>
    <w:rsid w:val="009B1509"/>
    <w:rsid w:val="009B1A1A"/>
    <w:rsid w:val="009B2021"/>
    <w:rsid w:val="009B2D0C"/>
    <w:rsid w:val="009B4E99"/>
    <w:rsid w:val="009B5F8C"/>
    <w:rsid w:val="009B6BD7"/>
    <w:rsid w:val="009B6DD4"/>
    <w:rsid w:val="009B780F"/>
    <w:rsid w:val="009C0DEE"/>
    <w:rsid w:val="009C1864"/>
    <w:rsid w:val="009C29D3"/>
    <w:rsid w:val="009C36AF"/>
    <w:rsid w:val="009C6FA3"/>
    <w:rsid w:val="009D117A"/>
    <w:rsid w:val="009D2922"/>
    <w:rsid w:val="009D2EC6"/>
    <w:rsid w:val="009D311B"/>
    <w:rsid w:val="009D422F"/>
    <w:rsid w:val="009D48E1"/>
    <w:rsid w:val="009D6225"/>
    <w:rsid w:val="009D6967"/>
    <w:rsid w:val="009D756D"/>
    <w:rsid w:val="009D7591"/>
    <w:rsid w:val="009E0B5B"/>
    <w:rsid w:val="009E14BF"/>
    <w:rsid w:val="009E1F35"/>
    <w:rsid w:val="009E2A7A"/>
    <w:rsid w:val="009E324A"/>
    <w:rsid w:val="009E3FFC"/>
    <w:rsid w:val="009E451F"/>
    <w:rsid w:val="009E49D9"/>
    <w:rsid w:val="009E5C94"/>
    <w:rsid w:val="009E644E"/>
    <w:rsid w:val="009F2CFC"/>
    <w:rsid w:val="009F3520"/>
    <w:rsid w:val="009F779B"/>
    <w:rsid w:val="00A00231"/>
    <w:rsid w:val="00A0172A"/>
    <w:rsid w:val="00A01ED2"/>
    <w:rsid w:val="00A02858"/>
    <w:rsid w:val="00A02B6E"/>
    <w:rsid w:val="00A02BB9"/>
    <w:rsid w:val="00A03672"/>
    <w:rsid w:val="00A040CD"/>
    <w:rsid w:val="00A04246"/>
    <w:rsid w:val="00A04779"/>
    <w:rsid w:val="00A05E9B"/>
    <w:rsid w:val="00A06029"/>
    <w:rsid w:val="00A102FF"/>
    <w:rsid w:val="00A105A8"/>
    <w:rsid w:val="00A108FD"/>
    <w:rsid w:val="00A10CB4"/>
    <w:rsid w:val="00A10D63"/>
    <w:rsid w:val="00A11981"/>
    <w:rsid w:val="00A1493C"/>
    <w:rsid w:val="00A14A4B"/>
    <w:rsid w:val="00A1624B"/>
    <w:rsid w:val="00A17347"/>
    <w:rsid w:val="00A20399"/>
    <w:rsid w:val="00A210B7"/>
    <w:rsid w:val="00A21893"/>
    <w:rsid w:val="00A220F8"/>
    <w:rsid w:val="00A228A0"/>
    <w:rsid w:val="00A22B2E"/>
    <w:rsid w:val="00A23104"/>
    <w:rsid w:val="00A23B38"/>
    <w:rsid w:val="00A24766"/>
    <w:rsid w:val="00A26FCE"/>
    <w:rsid w:val="00A30A4C"/>
    <w:rsid w:val="00A31EC7"/>
    <w:rsid w:val="00A321F6"/>
    <w:rsid w:val="00A3254F"/>
    <w:rsid w:val="00A3360E"/>
    <w:rsid w:val="00A33914"/>
    <w:rsid w:val="00A33ACB"/>
    <w:rsid w:val="00A36103"/>
    <w:rsid w:val="00A3785D"/>
    <w:rsid w:val="00A37C29"/>
    <w:rsid w:val="00A401F4"/>
    <w:rsid w:val="00A40771"/>
    <w:rsid w:val="00A40B39"/>
    <w:rsid w:val="00A40C8A"/>
    <w:rsid w:val="00A41A17"/>
    <w:rsid w:val="00A41A50"/>
    <w:rsid w:val="00A43616"/>
    <w:rsid w:val="00A43A52"/>
    <w:rsid w:val="00A43E84"/>
    <w:rsid w:val="00A45BCC"/>
    <w:rsid w:val="00A46356"/>
    <w:rsid w:val="00A4756B"/>
    <w:rsid w:val="00A512D0"/>
    <w:rsid w:val="00A51C3F"/>
    <w:rsid w:val="00A53AB3"/>
    <w:rsid w:val="00A54F62"/>
    <w:rsid w:val="00A552F9"/>
    <w:rsid w:val="00A5575D"/>
    <w:rsid w:val="00A577DA"/>
    <w:rsid w:val="00A61331"/>
    <w:rsid w:val="00A61369"/>
    <w:rsid w:val="00A62647"/>
    <w:rsid w:val="00A656B3"/>
    <w:rsid w:val="00A664EE"/>
    <w:rsid w:val="00A66625"/>
    <w:rsid w:val="00A668A1"/>
    <w:rsid w:val="00A67E21"/>
    <w:rsid w:val="00A705DE"/>
    <w:rsid w:val="00A70D15"/>
    <w:rsid w:val="00A728C8"/>
    <w:rsid w:val="00A738AA"/>
    <w:rsid w:val="00A743A6"/>
    <w:rsid w:val="00A74A5D"/>
    <w:rsid w:val="00A74E5E"/>
    <w:rsid w:val="00A75BC3"/>
    <w:rsid w:val="00A82A52"/>
    <w:rsid w:val="00A82F4A"/>
    <w:rsid w:val="00A8300C"/>
    <w:rsid w:val="00A8343E"/>
    <w:rsid w:val="00A9065C"/>
    <w:rsid w:val="00A9080B"/>
    <w:rsid w:val="00A91CB4"/>
    <w:rsid w:val="00A93B32"/>
    <w:rsid w:val="00A9408D"/>
    <w:rsid w:val="00A94CC7"/>
    <w:rsid w:val="00A9551E"/>
    <w:rsid w:val="00A95BFE"/>
    <w:rsid w:val="00A96346"/>
    <w:rsid w:val="00A965ED"/>
    <w:rsid w:val="00A967AC"/>
    <w:rsid w:val="00A971AF"/>
    <w:rsid w:val="00A978A0"/>
    <w:rsid w:val="00AA1113"/>
    <w:rsid w:val="00AA131F"/>
    <w:rsid w:val="00AA455D"/>
    <w:rsid w:val="00AA526B"/>
    <w:rsid w:val="00AA68F6"/>
    <w:rsid w:val="00AA6CA8"/>
    <w:rsid w:val="00AA6CAF"/>
    <w:rsid w:val="00AA7895"/>
    <w:rsid w:val="00AA78FE"/>
    <w:rsid w:val="00AB035A"/>
    <w:rsid w:val="00AB143C"/>
    <w:rsid w:val="00AB4E4F"/>
    <w:rsid w:val="00AB54F4"/>
    <w:rsid w:val="00AB60D2"/>
    <w:rsid w:val="00AB6448"/>
    <w:rsid w:val="00AB6763"/>
    <w:rsid w:val="00AB6FF5"/>
    <w:rsid w:val="00AC1876"/>
    <w:rsid w:val="00AC1A40"/>
    <w:rsid w:val="00AC1C5E"/>
    <w:rsid w:val="00AC267A"/>
    <w:rsid w:val="00AC48F1"/>
    <w:rsid w:val="00AC52CF"/>
    <w:rsid w:val="00AC5379"/>
    <w:rsid w:val="00AC715D"/>
    <w:rsid w:val="00AC72B8"/>
    <w:rsid w:val="00AD1CE1"/>
    <w:rsid w:val="00AD2787"/>
    <w:rsid w:val="00AD2994"/>
    <w:rsid w:val="00AD344E"/>
    <w:rsid w:val="00AD4703"/>
    <w:rsid w:val="00AD6EFE"/>
    <w:rsid w:val="00AD7CDB"/>
    <w:rsid w:val="00AE0011"/>
    <w:rsid w:val="00AE017E"/>
    <w:rsid w:val="00AE0891"/>
    <w:rsid w:val="00AE13FA"/>
    <w:rsid w:val="00AE3AD5"/>
    <w:rsid w:val="00AE4B38"/>
    <w:rsid w:val="00AE62FF"/>
    <w:rsid w:val="00AF00B6"/>
    <w:rsid w:val="00AF0900"/>
    <w:rsid w:val="00AF102F"/>
    <w:rsid w:val="00AF2151"/>
    <w:rsid w:val="00AF29CC"/>
    <w:rsid w:val="00AF457E"/>
    <w:rsid w:val="00AF541E"/>
    <w:rsid w:val="00AF5446"/>
    <w:rsid w:val="00AF7531"/>
    <w:rsid w:val="00B00D71"/>
    <w:rsid w:val="00B01DFF"/>
    <w:rsid w:val="00B02304"/>
    <w:rsid w:val="00B041F8"/>
    <w:rsid w:val="00B067FD"/>
    <w:rsid w:val="00B0758A"/>
    <w:rsid w:val="00B07A29"/>
    <w:rsid w:val="00B114BD"/>
    <w:rsid w:val="00B121B0"/>
    <w:rsid w:val="00B13C0B"/>
    <w:rsid w:val="00B14F48"/>
    <w:rsid w:val="00B16375"/>
    <w:rsid w:val="00B17C09"/>
    <w:rsid w:val="00B20031"/>
    <w:rsid w:val="00B238DC"/>
    <w:rsid w:val="00B23BAD"/>
    <w:rsid w:val="00B23BB8"/>
    <w:rsid w:val="00B23FA3"/>
    <w:rsid w:val="00B24ABF"/>
    <w:rsid w:val="00B252BC"/>
    <w:rsid w:val="00B25924"/>
    <w:rsid w:val="00B30B8C"/>
    <w:rsid w:val="00B31CF0"/>
    <w:rsid w:val="00B3250E"/>
    <w:rsid w:val="00B32B49"/>
    <w:rsid w:val="00B3327D"/>
    <w:rsid w:val="00B34113"/>
    <w:rsid w:val="00B37555"/>
    <w:rsid w:val="00B37C4C"/>
    <w:rsid w:val="00B408D3"/>
    <w:rsid w:val="00B41F43"/>
    <w:rsid w:val="00B44FA6"/>
    <w:rsid w:val="00B5159E"/>
    <w:rsid w:val="00B537C3"/>
    <w:rsid w:val="00B549AC"/>
    <w:rsid w:val="00B54C32"/>
    <w:rsid w:val="00B55DF6"/>
    <w:rsid w:val="00B5649A"/>
    <w:rsid w:val="00B56878"/>
    <w:rsid w:val="00B603A6"/>
    <w:rsid w:val="00B60AE7"/>
    <w:rsid w:val="00B63943"/>
    <w:rsid w:val="00B645B1"/>
    <w:rsid w:val="00B65377"/>
    <w:rsid w:val="00B6596B"/>
    <w:rsid w:val="00B715C4"/>
    <w:rsid w:val="00B71788"/>
    <w:rsid w:val="00B73B2D"/>
    <w:rsid w:val="00B74BF1"/>
    <w:rsid w:val="00B77257"/>
    <w:rsid w:val="00B802DA"/>
    <w:rsid w:val="00B8063A"/>
    <w:rsid w:val="00B80669"/>
    <w:rsid w:val="00B810CE"/>
    <w:rsid w:val="00B82C6E"/>
    <w:rsid w:val="00B82CF7"/>
    <w:rsid w:val="00B82DD7"/>
    <w:rsid w:val="00B8587A"/>
    <w:rsid w:val="00B86FFA"/>
    <w:rsid w:val="00B905E9"/>
    <w:rsid w:val="00B91B05"/>
    <w:rsid w:val="00B93BAC"/>
    <w:rsid w:val="00B9527B"/>
    <w:rsid w:val="00B9593E"/>
    <w:rsid w:val="00B961A1"/>
    <w:rsid w:val="00B96733"/>
    <w:rsid w:val="00BA0289"/>
    <w:rsid w:val="00BA0580"/>
    <w:rsid w:val="00BA06E6"/>
    <w:rsid w:val="00BA2C50"/>
    <w:rsid w:val="00BA3FA8"/>
    <w:rsid w:val="00BA6B50"/>
    <w:rsid w:val="00BA718D"/>
    <w:rsid w:val="00BA77FC"/>
    <w:rsid w:val="00BB1761"/>
    <w:rsid w:val="00BB18A2"/>
    <w:rsid w:val="00BB6135"/>
    <w:rsid w:val="00BB6C2A"/>
    <w:rsid w:val="00BC1030"/>
    <w:rsid w:val="00BC171C"/>
    <w:rsid w:val="00BC18DB"/>
    <w:rsid w:val="00BC1E4E"/>
    <w:rsid w:val="00BC1E83"/>
    <w:rsid w:val="00BC2B3C"/>
    <w:rsid w:val="00BC47E7"/>
    <w:rsid w:val="00BD0621"/>
    <w:rsid w:val="00BD1350"/>
    <w:rsid w:val="00BD1662"/>
    <w:rsid w:val="00BD1B13"/>
    <w:rsid w:val="00BD3845"/>
    <w:rsid w:val="00BD4751"/>
    <w:rsid w:val="00BD5998"/>
    <w:rsid w:val="00BD6CE9"/>
    <w:rsid w:val="00BD71EE"/>
    <w:rsid w:val="00BD799F"/>
    <w:rsid w:val="00BE0395"/>
    <w:rsid w:val="00BE0AE6"/>
    <w:rsid w:val="00BE0AE7"/>
    <w:rsid w:val="00BE0B3B"/>
    <w:rsid w:val="00BE10AA"/>
    <w:rsid w:val="00BE1321"/>
    <w:rsid w:val="00BE1415"/>
    <w:rsid w:val="00BE1C45"/>
    <w:rsid w:val="00BE2066"/>
    <w:rsid w:val="00BE295F"/>
    <w:rsid w:val="00BE29D4"/>
    <w:rsid w:val="00BE37A3"/>
    <w:rsid w:val="00BE5165"/>
    <w:rsid w:val="00BE5D3B"/>
    <w:rsid w:val="00BE6660"/>
    <w:rsid w:val="00BE6E8A"/>
    <w:rsid w:val="00BF0226"/>
    <w:rsid w:val="00BF13C6"/>
    <w:rsid w:val="00BF20A1"/>
    <w:rsid w:val="00BF3F46"/>
    <w:rsid w:val="00BF47D7"/>
    <w:rsid w:val="00BF49B5"/>
    <w:rsid w:val="00BF6076"/>
    <w:rsid w:val="00C01882"/>
    <w:rsid w:val="00C02121"/>
    <w:rsid w:val="00C0282B"/>
    <w:rsid w:val="00C0283C"/>
    <w:rsid w:val="00C028C5"/>
    <w:rsid w:val="00C03737"/>
    <w:rsid w:val="00C04950"/>
    <w:rsid w:val="00C04FA4"/>
    <w:rsid w:val="00C05A09"/>
    <w:rsid w:val="00C0763B"/>
    <w:rsid w:val="00C1094A"/>
    <w:rsid w:val="00C119FA"/>
    <w:rsid w:val="00C11E45"/>
    <w:rsid w:val="00C12638"/>
    <w:rsid w:val="00C12833"/>
    <w:rsid w:val="00C12F9C"/>
    <w:rsid w:val="00C1390D"/>
    <w:rsid w:val="00C21304"/>
    <w:rsid w:val="00C21E52"/>
    <w:rsid w:val="00C251AF"/>
    <w:rsid w:val="00C2568D"/>
    <w:rsid w:val="00C26EBC"/>
    <w:rsid w:val="00C27677"/>
    <w:rsid w:val="00C30520"/>
    <w:rsid w:val="00C328C0"/>
    <w:rsid w:val="00C32C95"/>
    <w:rsid w:val="00C3383B"/>
    <w:rsid w:val="00C35B46"/>
    <w:rsid w:val="00C3773E"/>
    <w:rsid w:val="00C41789"/>
    <w:rsid w:val="00C41820"/>
    <w:rsid w:val="00C4327F"/>
    <w:rsid w:val="00C43744"/>
    <w:rsid w:val="00C44FA4"/>
    <w:rsid w:val="00C464FC"/>
    <w:rsid w:val="00C47608"/>
    <w:rsid w:val="00C501AF"/>
    <w:rsid w:val="00C508B8"/>
    <w:rsid w:val="00C51545"/>
    <w:rsid w:val="00C516FF"/>
    <w:rsid w:val="00C534E7"/>
    <w:rsid w:val="00C53D6A"/>
    <w:rsid w:val="00C53F75"/>
    <w:rsid w:val="00C5447D"/>
    <w:rsid w:val="00C54D76"/>
    <w:rsid w:val="00C56847"/>
    <w:rsid w:val="00C56E03"/>
    <w:rsid w:val="00C56E6F"/>
    <w:rsid w:val="00C57C08"/>
    <w:rsid w:val="00C57DBF"/>
    <w:rsid w:val="00C57EFB"/>
    <w:rsid w:val="00C60386"/>
    <w:rsid w:val="00C60A22"/>
    <w:rsid w:val="00C60AAF"/>
    <w:rsid w:val="00C6279C"/>
    <w:rsid w:val="00C6377E"/>
    <w:rsid w:val="00C64ECF"/>
    <w:rsid w:val="00C65168"/>
    <w:rsid w:val="00C70E2C"/>
    <w:rsid w:val="00C715E9"/>
    <w:rsid w:val="00C717AB"/>
    <w:rsid w:val="00C722D8"/>
    <w:rsid w:val="00C7291C"/>
    <w:rsid w:val="00C744D0"/>
    <w:rsid w:val="00C76AFE"/>
    <w:rsid w:val="00C8196E"/>
    <w:rsid w:val="00C84280"/>
    <w:rsid w:val="00C910A4"/>
    <w:rsid w:val="00C91461"/>
    <w:rsid w:val="00C9170C"/>
    <w:rsid w:val="00C92445"/>
    <w:rsid w:val="00C929FB"/>
    <w:rsid w:val="00C92D99"/>
    <w:rsid w:val="00C94A23"/>
    <w:rsid w:val="00C952BD"/>
    <w:rsid w:val="00C95E09"/>
    <w:rsid w:val="00C968E1"/>
    <w:rsid w:val="00C97B40"/>
    <w:rsid w:val="00CA0B17"/>
    <w:rsid w:val="00CA2130"/>
    <w:rsid w:val="00CA26C2"/>
    <w:rsid w:val="00CA2FCB"/>
    <w:rsid w:val="00CA3D6A"/>
    <w:rsid w:val="00CA41AD"/>
    <w:rsid w:val="00CA4AB8"/>
    <w:rsid w:val="00CA706E"/>
    <w:rsid w:val="00CB0032"/>
    <w:rsid w:val="00CB13A7"/>
    <w:rsid w:val="00CB3615"/>
    <w:rsid w:val="00CB44DC"/>
    <w:rsid w:val="00CB5F3E"/>
    <w:rsid w:val="00CC0637"/>
    <w:rsid w:val="00CC14F7"/>
    <w:rsid w:val="00CC3255"/>
    <w:rsid w:val="00CC4319"/>
    <w:rsid w:val="00CC53C9"/>
    <w:rsid w:val="00CC72B5"/>
    <w:rsid w:val="00CD2E27"/>
    <w:rsid w:val="00CD3630"/>
    <w:rsid w:val="00CD3DE7"/>
    <w:rsid w:val="00CD5AB8"/>
    <w:rsid w:val="00CD639F"/>
    <w:rsid w:val="00CD6D46"/>
    <w:rsid w:val="00CE08BD"/>
    <w:rsid w:val="00CE13C8"/>
    <w:rsid w:val="00CE2306"/>
    <w:rsid w:val="00CE24BB"/>
    <w:rsid w:val="00CE34C1"/>
    <w:rsid w:val="00CE3E6D"/>
    <w:rsid w:val="00CE4103"/>
    <w:rsid w:val="00CE5C2F"/>
    <w:rsid w:val="00CE6187"/>
    <w:rsid w:val="00CE66BE"/>
    <w:rsid w:val="00CE71EA"/>
    <w:rsid w:val="00CE7AA1"/>
    <w:rsid w:val="00CF09E6"/>
    <w:rsid w:val="00CF11C5"/>
    <w:rsid w:val="00CF6AF6"/>
    <w:rsid w:val="00D02C02"/>
    <w:rsid w:val="00D02ED6"/>
    <w:rsid w:val="00D03901"/>
    <w:rsid w:val="00D06009"/>
    <w:rsid w:val="00D077A5"/>
    <w:rsid w:val="00D10FE7"/>
    <w:rsid w:val="00D12E8C"/>
    <w:rsid w:val="00D13503"/>
    <w:rsid w:val="00D146B5"/>
    <w:rsid w:val="00D1476B"/>
    <w:rsid w:val="00D14C1D"/>
    <w:rsid w:val="00D14E52"/>
    <w:rsid w:val="00D20085"/>
    <w:rsid w:val="00D20ADF"/>
    <w:rsid w:val="00D20F73"/>
    <w:rsid w:val="00D21617"/>
    <w:rsid w:val="00D21ED4"/>
    <w:rsid w:val="00D21FF9"/>
    <w:rsid w:val="00D220E3"/>
    <w:rsid w:val="00D22BBD"/>
    <w:rsid w:val="00D2362F"/>
    <w:rsid w:val="00D24930"/>
    <w:rsid w:val="00D24B47"/>
    <w:rsid w:val="00D2608D"/>
    <w:rsid w:val="00D274C6"/>
    <w:rsid w:val="00D30FCA"/>
    <w:rsid w:val="00D3452D"/>
    <w:rsid w:val="00D354B6"/>
    <w:rsid w:val="00D360E2"/>
    <w:rsid w:val="00D36A5D"/>
    <w:rsid w:val="00D37EBE"/>
    <w:rsid w:val="00D407BB"/>
    <w:rsid w:val="00D40A4E"/>
    <w:rsid w:val="00D41850"/>
    <w:rsid w:val="00D42BA0"/>
    <w:rsid w:val="00D43C8B"/>
    <w:rsid w:val="00D46F8C"/>
    <w:rsid w:val="00D47B7E"/>
    <w:rsid w:val="00D502F8"/>
    <w:rsid w:val="00D51087"/>
    <w:rsid w:val="00D51106"/>
    <w:rsid w:val="00D51807"/>
    <w:rsid w:val="00D5279E"/>
    <w:rsid w:val="00D52BB6"/>
    <w:rsid w:val="00D536D0"/>
    <w:rsid w:val="00D558BD"/>
    <w:rsid w:val="00D558FC"/>
    <w:rsid w:val="00D57CDE"/>
    <w:rsid w:val="00D60B3D"/>
    <w:rsid w:val="00D63ABF"/>
    <w:rsid w:val="00D656E2"/>
    <w:rsid w:val="00D65CF2"/>
    <w:rsid w:val="00D706B8"/>
    <w:rsid w:val="00D711C1"/>
    <w:rsid w:val="00D72045"/>
    <w:rsid w:val="00D731E6"/>
    <w:rsid w:val="00D73CBC"/>
    <w:rsid w:val="00D74484"/>
    <w:rsid w:val="00D76D69"/>
    <w:rsid w:val="00D8141C"/>
    <w:rsid w:val="00D84E56"/>
    <w:rsid w:val="00D86239"/>
    <w:rsid w:val="00D86AF2"/>
    <w:rsid w:val="00D86D43"/>
    <w:rsid w:val="00D9144C"/>
    <w:rsid w:val="00D91980"/>
    <w:rsid w:val="00D9326B"/>
    <w:rsid w:val="00D932EC"/>
    <w:rsid w:val="00D94725"/>
    <w:rsid w:val="00D948D9"/>
    <w:rsid w:val="00D9553B"/>
    <w:rsid w:val="00D95BF4"/>
    <w:rsid w:val="00D96F7E"/>
    <w:rsid w:val="00DA1863"/>
    <w:rsid w:val="00DA18D1"/>
    <w:rsid w:val="00DA2F47"/>
    <w:rsid w:val="00DA4425"/>
    <w:rsid w:val="00DA470E"/>
    <w:rsid w:val="00DA6D2F"/>
    <w:rsid w:val="00DA787D"/>
    <w:rsid w:val="00DB1869"/>
    <w:rsid w:val="00DB1AF8"/>
    <w:rsid w:val="00DB1F54"/>
    <w:rsid w:val="00DB2014"/>
    <w:rsid w:val="00DB28D8"/>
    <w:rsid w:val="00DB3E9C"/>
    <w:rsid w:val="00DB5E14"/>
    <w:rsid w:val="00DB6CD4"/>
    <w:rsid w:val="00DC07B3"/>
    <w:rsid w:val="00DC1487"/>
    <w:rsid w:val="00DC14AF"/>
    <w:rsid w:val="00DC280B"/>
    <w:rsid w:val="00DC3370"/>
    <w:rsid w:val="00DC605F"/>
    <w:rsid w:val="00DC6522"/>
    <w:rsid w:val="00DC7146"/>
    <w:rsid w:val="00DC71DC"/>
    <w:rsid w:val="00DD25C7"/>
    <w:rsid w:val="00DD33BB"/>
    <w:rsid w:val="00DD3AFD"/>
    <w:rsid w:val="00DD5676"/>
    <w:rsid w:val="00DD6733"/>
    <w:rsid w:val="00DE2533"/>
    <w:rsid w:val="00DE2A8E"/>
    <w:rsid w:val="00DE2C8E"/>
    <w:rsid w:val="00DE34F1"/>
    <w:rsid w:val="00DE350A"/>
    <w:rsid w:val="00DE3966"/>
    <w:rsid w:val="00DE48AA"/>
    <w:rsid w:val="00DE50BA"/>
    <w:rsid w:val="00DE5C6A"/>
    <w:rsid w:val="00DE5E88"/>
    <w:rsid w:val="00DE6B3E"/>
    <w:rsid w:val="00DF0989"/>
    <w:rsid w:val="00DF1566"/>
    <w:rsid w:val="00DF186F"/>
    <w:rsid w:val="00DF2165"/>
    <w:rsid w:val="00DF32C3"/>
    <w:rsid w:val="00DF3471"/>
    <w:rsid w:val="00DF3A98"/>
    <w:rsid w:val="00DF57C6"/>
    <w:rsid w:val="00DF5B44"/>
    <w:rsid w:val="00DF630B"/>
    <w:rsid w:val="00DF7D57"/>
    <w:rsid w:val="00DF7FC6"/>
    <w:rsid w:val="00E004AE"/>
    <w:rsid w:val="00E01EC3"/>
    <w:rsid w:val="00E028B4"/>
    <w:rsid w:val="00E0479F"/>
    <w:rsid w:val="00E05479"/>
    <w:rsid w:val="00E07061"/>
    <w:rsid w:val="00E07F98"/>
    <w:rsid w:val="00E10ADE"/>
    <w:rsid w:val="00E110DE"/>
    <w:rsid w:val="00E141CB"/>
    <w:rsid w:val="00E15D60"/>
    <w:rsid w:val="00E15EF4"/>
    <w:rsid w:val="00E2266C"/>
    <w:rsid w:val="00E2273E"/>
    <w:rsid w:val="00E26705"/>
    <w:rsid w:val="00E32540"/>
    <w:rsid w:val="00E34DEF"/>
    <w:rsid w:val="00E35A20"/>
    <w:rsid w:val="00E36134"/>
    <w:rsid w:val="00E36B52"/>
    <w:rsid w:val="00E4093D"/>
    <w:rsid w:val="00E40FF0"/>
    <w:rsid w:val="00E423AE"/>
    <w:rsid w:val="00E44E64"/>
    <w:rsid w:val="00E4530A"/>
    <w:rsid w:val="00E4561C"/>
    <w:rsid w:val="00E45B05"/>
    <w:rsid w:val="00E462DE"/>
    <w:rsid w:val="00E465BC"/>
    <w:rsid w:val="00E46A2E"/>
    <w:rsid w:val="00E47AD0"/>
    <w:rsid w:val="00E47BAD"/>
    <w:rsid w:val="00E50383"/>
    <w:rsid w:val="00E50CBB"/>
    <w:rsid w:val="00E53F5D"/>
    <w:rsid w:val="00E547DA"/>
    <w:rsid w:val="00E54901"/>
    <w:rsid w:val="00E54B25"/>
    <w:rsid w:val="00E54BF1"/>
    <w:rsid w:val="00E54FD0"/>
    <w:rsid w:val="00E56632"/>
    <w:rsid w:val="00E6465F"/>
    <w:rsid w:val="00E64D54"/>
    <w:rsid w:val="00E65292"/>
    <w:rsid w:val="00E65EBF"/>
    <w:rsid w:val="00E66E68"/>
    <w:rsid w:val="00E706D8"/>
    <w:rsid w:val="00E714B9"/>
    <w:rsid w:val="00E71FCA"/>
    <w:rsid w:val="00E728BD"/>
    <w:rsid w:val="00E72F00"/>
    <w:rsid w:val="00E7340B"/>
    <w:rsid w:val="00E73E5A"/>
    <w:rsid w:val="00E7530F"/>
    <w:rsid w:val="00E75714"/>
    <w:rsid w:val="00E75CC6"/>
    <w:rsid w:val="00E774F0"/>
    <w:rsid w:val="00E77FDD"/>
    <w:rsid w:val="00E813BA"/>
    <w:rsid w:val="00E813D9"/>
    <w:rsid w:val="00E8249C"/>
    <w:rsid w:val="00E824E3"/>
    <w:rsid w:val="00E83511"/>
    <w:rsid w:val="00E84572"/>
    <w:rsid w:val="00E845DD"/>
    <w:rsid w:val="00E87773"/>
    <w:rsid w:val="00E92287"/>
    <w:rsid w:val="00E94619"/>
    <w:rsid w:val="00E961D5"/>
    <w:rsid w:val="00EA0855"/>
    <w:rsid w:val="00EA2442"/>
    <w:rsid w:val="00EA2856"/>
    <w:rsid w:val="00EA456E"/>
    <w:rsid w:val="00EA5C97"/>
    <w:rsid w:val="00EA617C"/>
    <w:rsid w:val="00EA6CE8"/>
    <w:rsid w:val="00EA79E3"/>
    <w:rsid w:val="00EB1AAC"/>
    <w:rsid w:val="00EB285A"/>
    <w:rsid w:val="00EB2985"/>
    <w:rsid w:val="00EB3D2C"/>
    <w:rsid w:val="00EB60C5"/>
    <w:rsid w:val="00EB7295"/>
    <w:rsid w:val="00EC0AC9"/>
    <w:rsid w:val="00EC0CFA"/>
    <w:rsid w:val="00EC0FD3"/>
    <w:rsid w:val="00EC1246"/>
    <w:rsid w:val="00EC1C83"/>
    <w:rsid w:val="00EC41D2"/>
    <w:rsid w:val="00EC45DE"/>
    <w:rsid w:val="00EC59D3"/>
    <w:rsid w:val="00EC6B23"/>
    <w:rsid w:val="00EC6E59"/>
    <w:rsid w:val="00EC72EA"/>
    <w:rsid w:val="00ED024F"/>
    <w:rsid w:val="00ED432E"/>
    <w:rsid w:val="00ED4D33"/>
    <w:rsid w:val="00ED4F56"/>
    <w:rsid w:val="00ED63B8"/>
    <w:rsid w:val="00EE1D74"/>
    <w:rsid w:val="00EE1FC6"/>
    <w:rsid w:val="00EE4042"/>
    <w:rsid w:val="00EE52C8"/>
    <w:rsid w:val="00EF4A2B"/>
    <w:rsid w:val="00EF6816"/>
    <w:rsid w:val="00F00DA0"/>
    <w:rsid w:val="00F01335"/>
    <w:rsid w:val="00F01C36"/>
    <w:rsid w:val="00F01D0A"/>
    <w:rsid w:val="00F037BF"/>
    <w:rsid w:val="00F03ED4"/>
    <w:rsid w:val="00F0461F"/>
    <w:rsid w:val="00F04A09"/>
    <w:rsid w:val="00F0580A"/>
    <w:rsid w:val="00F05C57"/>
    <w:rsid w:val="00F06D33"/>
    <w:rsid w:val="00F076A7"/>
    <w:rsid w:val="00F101BF"/>
    <w:rsid w:val="00F12E9B"/>
    <w:rsid w:val="00F140DB"/>
    <w:rsid w:val="00F146B9"/>
    <w:rsid w:val="00F15051"/>
    <w:rsid w:val="00F16C20"/>
    <w:rsid w:val="00F16F96"/>
    <w:rsid w:val="00F171E9"/>
    <w:rsid w:val="00F17560"/>
    <w:rsid w:val="00F17C3B"/>
    <w:rsid w:val="00F20120"/>
    <w:rsid w:val="00F21162"/>
    <w:rsid w:val="00F22428"/>
    <w:rsid w:val="00F2330B"/>
    <w:rsid w:val="00F23EA5"/>
    <w:rsid w:val="00F24B7C"/>
    <w:rsid w:val="00F24DCE"/>
    <w:rsid w:val="00F2510C"/>
    <w:rsid w:val="00F253CF"/>
    <w:rsid w:val="00F302CD"/>
    <w:rsid w:val="00F324B9"/>
    <w:rsid w:val="00F3250F"/>
    <w:rsid w:val="00F327EA"/>
    <w:rsid w:val="00F3609E"/>
    <w:rsid w:val="00F363CD"/>
    <w:rsid w:val="00F36F39"/>
    <w:rsid w:val="00F37AA4"/>
    <w:rsid w:val="00F413C7"/>
    <w:rsid w:val="00F417C0"/>
    <w:rsid w:val="00F43E66"/>
    <w:rsid w:val="00F5000E"/>
    <w:rsid w:val="00F50276"/>
    <w:rsid w:val="00F515BF"/>
    <w:rsid w:val="00F52BAB"/>
    <w:rsid w:val="00F54CD0"/>
    <w:rsid w:val="00F55068"/>
    <w:rsid w:val="00F55483"/>
    <w:rsid w:val="00F558EF"/>
    <w:rsid w:val="00F56F77"/>
    <w:rsid w:val="00F571F5"/>
    <w:rsid w:val="00F57291"/>
    <w:rsid w:val="00F61DD8"/>
    <w:rsid w:val="00F628D0"/>
    <w:rsid w:val="00F6499E"/>
    <w:rsid w:val="00F656DD"/>
    <w:rsid w:val="00F675BE"/>
    <w:rsid w:val="00F71231"/>
    <w:rsid w:val="00F7694D"/>
    <w:rsid w:val="00F8027C"/>
    <w:rsid w:val="00F811BE"/>
    <w:rsid w:val="00F81AAE"/>
    <w:rsid w:val="00F81B81"/>
    <w:rsid w:val="00F82262"/>
    <w:rsid w:val="00F83BE8"/>
    <w:rsid w:val="00F84AE9"/>
    <w:rsid w:val="00F869E1"/>
    <w:rsid w:val="00F90823"/>
    <w:rsid w:val="00F909B5"/>
    <w:rsid w:val="00F90F06"/>
    <w:rsid w:val="00F9151B"/>
    <w:rsid w:val="00F929E6"/>
    <w:rsid w:val="00F92C17"/>
    <w:rsid w:val="00F93530"/>
    <w:rsid w:val="00F95070"/>
    <w:rsid w:val="00FA0D14"/>
    <w:rsid w:val="00FA3409"/>
    <w:rsid w:val="00FA3780"/>
    <w:rsid w:val="00FA3F2E"/>
    <w:rsid w:val="00FA3F6E"/>
    <w:rsid w:val="00FA571C"/>
    <w:rsid w:val="00FA5992"/>
    <w:rsid w:val="00FA6CFB"/>
    <w:rsid w:val="00FA7022"/>
    <w:rsid w:val="00FB2EDA"/>
    <w:rsid w:val="00FB4CF3"/>
    <w:rsid w:val="00FB5C5C"/>
    <w:rsid w:val="00FB7E51"/>
    <w:rsid w:val="00FC21BB"/>
    <w:rsid w:val="00FC248A"/>
    <w:rsid w:val="00FC2D41"/>
    <w:rsid w:val="00FC3753"/>
    <w:rsid w:val="00FC48B6"/>
    <w:rsid w:val="00FC5647"/>
    <w:rsid w:val="00FC5DA1"/>
    <w:rsid w:val="00FC651F"/>
    <w:rsid w:val="00FD3344"/>
    <w:rsid w:val="00FD4D1A"/>
    <w:rsid w:val="00FD5B2E"/>
    <w:rsid w:val="00FD61EF"/>
    <w:rsid w:val="00FD63F5"/>
    <w:rsid w:val="00FE1313"/>
    <w:rsid w:val="00FE2855"/>
    <w:rsid w:val="00FE42CB"/>
    <w:rsid w:val="00FE5685"/>
    <w:rsid w:val="00FE5930"/>
    <w:rsid w:val="00FE61E6"/>
    <w:rsid w:val="00FE6282"/>
    <w:rsid w:val="00FE7435"/>
    <w:rsid w:val="00FF01FE"/>
    <w:rsid w:val="00FF05A6"/>
    <w:rsid w:val="00FF0945"/>
    <w:rsid w:val="00FF30C6"/>
    <w:rsid w:val="00FF31BE"/>
    <w:rsid w:val="00FF3631"/>
    <w:rsid w:val="00FF39E8"/>
    <w:rsid w:val="00FF3F1A"/>
    <w:rsid w:val="00FF5285"/>
    <w:rsid w:val="00FF600F"/>
    <w:rsid w:val="00FF6C78"/>
    <w:rsid w:val="70FC23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F7E4F"/>
  <w15:docId w15:val="{2F722B11-29C8-43EE-B463-F0BE146C1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egoe UI Light" w:eastAsiaTheme="minorHAnsi" w:hAnsi="Segoe UI Light" w:cstheme="minorBidi"/>
        <w:lang w:val="en-US" w:eastAsia="en-US" w:bidi="ar-SA"/>
      </w:rPr>
    </w:rPrDefault>
    <w:pPrDefault>
      <w:pPr>
        <w:spacing w:before="12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11" w:unhideWhenUsed="1"/>
    <w:lsdException w:name="footer" w:semiHidden="1" w:uiPriority="11" w:unhideWhenUsed="1"/>
    <w:lsdException w:name="index heading" w:semiHidden="1" w:unhideWhenUsed="1"/>
    <w:lsdException w:name="caption" w:semiHidden="1" w:uiPriority="1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1" w:qFormat="1"/>
    <w:lsdException w:name="Quote" w:semiHidden="1" w:uiPriority="0"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12"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94619"/>
    <w:pPr>
      <w:numPr>
        <w:numId w:val="13"/>
      </w:numPr>
    </w:pPr>
    <w:rPr>
      <w:rFonts w:ascii="Segoe UI Semilight" w:hAnsi="Segoe UI Semilight"/>
    </w:rPr>
  </w:style>
  <w:style w:type="paragraph" w:styleId="Heading1">
    <w:name w:val="heading 1"/>
    <w:basedOn w:val="Default"/>
    <w:next w:val="Normal"/>
    <w:link w:val="Heading1Char"/>
    <w:uiPriority w:val="9"/>
    <w:semiHidden/>
    <w:qFormat/>
    <w:rsid w:val="00906AE3"/>
    <w:pPr>
      <w:keepNext/>
      <w:keepLines/>
      <w:numPr>
        <w:numId w:val="2"/>
      </w:numPr>
      <w:spacing w:before="720" w:after="48"/>
      <w:outlineLvl w:val="0"/>
    </w:pPr>
    <w:rPr>
      <w:rFonts w:eastAsiaTheme="majorEastAsia" w:cstheme="majorBidi"/>
      <w:color w:val="5A5A5A"/>
      <w:kern w:val="24"/>
      <w:sz w:val="32"/>
      <w:szCs w:val="32"/>
    </w:rPr>
  </w:style>
  <w:style w:type="paragraph" w:styleId="Heading2">
    <w:name w:val="heading 2"/>
    <w:next w:val="Normal"/>
    <w:link w:val="Heading2Char"/>
    <w:uiPriority w:val="9"/>
    <w:semiHidden/>
    <w:qFormat/>
    <w:rsid w:val="00906AE3"/>
    <w:pPr>
      <w:keepNext/>
      <w:keepLines/>
      <w:numPr>
        <w:ilvl w:val="1"/>
        <w:numId w:val="2"/>
      </w:numPr>
      <w:spacing w:after="48"/>
      <w:outlineLvl w:val="1"/>
    </w:pPr>
    <w:rPr>
      <w:rFonts w:ascii="Segoe UI Semilight" w:eastAsiaTheme="majorEastAsia" w:hAnsi="Segoe UI Semilight" w:cstheme="majorBidi"/>
      <w:b/>
      <w:color w:val="003CB9"/>
      <w:kern w:val="23"/>
      <w:sz w:val="22"/>
      <w:szCs w:val="26"/>
      <w14:numForm w14:val="lining"/>
    </w:rPr>
  </w:style>
  <w:style w:type="paragraph" w:styleId="Heading3">
    <w:name w:val="heading 3"/>
    <w:basedOn w:val="Normal"/>
    <w:next w:val="Normal"/>
    <w:link w:val="Heading3Char"/>
    <w:uiPriority w:val="9"/>
    <w:semiHidden/>
    <w:qFormat/>
    <w:rsid w:val="00906AE3"/>
    <w:pPr>
      <w:keepNext/>
      <w:keepLines/>
      <w:numPr>
        <w:ilvl w:val="2"/>
        <w:numId w:val="2"/>
      </w:numPr>
      <w:outlineLvl w:val="2"/>
    </w:pPr>
    <w:rPr>
      <w:rFonts w:eastAsiaTheme="majorEastAsia" w:cstheme="majorBidi"/>
      <w:b/>
      <w:color w:val="003CB9"/>
      <w:kern w:val="22"/>
      <w:szCs w:val="24"/>
    </w:rPr>
  </w:style>
  <w:style w:type="paragraph" w:styleId="Heading4">
    <w:name w:val="heading 4"/>
    <w:basedOn w:val="Normal"/>
    <w:next w:val="Normal"/>
    <w:link w:val="Heading4Char"/>
    <w:uiPriority w:val="9"/>
    <w:semiHidden/>
    <w:qFormat/>
    <w:rsid w:val="00906AE3"/>
    <w:pPr>
      <w:keepNext/>
      <w:keepLines/>
      <w:numPr>
        <w:ilvl w:val="3"/>
        <w:numId w:val="2"/>
      </w:numPr>
      <w:spacing w:before="80"/>
      <w:outlineLvl w:val="3"/>
    </w:pPr>
    <w:rPr>
      <w:rFonts w:eastAsiaTheme="majorEastAsia" w:cstheme="majorBidi"/>
      <w:iCs/>
      <w:color w:val="003CB9"/>
      <w:kern w:val="22"/>
      <w:szCs w:val="22"/>
    </w:rPr>
  </w:style>
  <w:style w:type="paragraph" w:styleId="Heading5">
    <w:name w:val="heading 5"/>
    <w:basedOn w:val="Normal"/>
    <w:next w:val="Normal"/>
    <w:link w:val="Heading5Char"/>
    <w:uiPriority w:val="9"/>
    <w:semiHidden/>
    <w:qFormat/>
    <w:rsid w:val="00906AE3"/>
    <w:pPr>
      <w:keepNext/>
      <w:keepLines/>
      <w:numPr>
        <w:ilvl w:val="4"/>
        <w:numId w:val="2"/>
      </w:numPr>
      <w:spacing w:before="80"/>
      <w:outlineLvl w:val="4"/>
    </w:pPr>
    <w:rPr>
      <w:rFonts w:eastAsiaTheme="majorEastAsia" w:cstheme="majorBidi"/>
      <w:i/>
      <w:color w:val="003CB9"/>
      <w:szCs w:val="22"/>
    </w:rPr>
  </w:style>
  <w:style w:type="paragraph" w:styleId="Heading6">
    <w:name w:val="heading 6"/>
    <w:basedOn w:val="Normal"/>
    <w:next w:val="Normal"/>
    <w:link w:val="Heading6Char"/>
    <w:uiPriority w:val="9"/>
    <w:semiHidden/>
    <w:qFormat/>
    <w:rsid w:val="001B3AD1"/>
    <w:pPr>
      <w:keepNext/>
      <w:keepLines/>
      <w:numPr>
        <w:ilvl w:val="5"/>
        <w:numId w:val="2"/>
      </w:numPr>
      <w:spacing w:before="40"/>
      <w:outlineLvl w:val="5"/>
    </w:pPr>
    <w:rPr>
      <w:rFonts w:eastAsiaTheme="majorEastAsia" w:cstheme="majorBidi"/>
      <w:color w:val="000000" w:themeColor="accent1" w:themeShade="7F"/>
    </w:rPr>
  </w:style>
  <w:style w:type="paragraph" w:styleId="Heading7">
    <w:name w:val="heading 7"/>
    <w:basedOn w:val="Normal"/>
    <w:next w:val="Normal"/>
    <w:link w:val="Heading7Char"/>
    <w:uiPriority w:val="9"/>
    <w:semiHidden/>
    <w:qFormat/>
    <w:rsid w:val="001B3AD1"/>
    <w:pPr>
      <w:keepNext/>
      <w:keepLines/>
      <w:numPr>
        <w:ilvl w:val="6"/>
        <w:numId w:val="2"/>
      </w:numPr>
      <w:spacing w:before="40"/>
      <w:outlineLvl w:val="6"/>
    </w:pPr>
    <w:rPr>
      <w:rFonts w:eastAsiaTheme="majorEastAsia" w:cstheme="majorBidi"/>
      <w:i/>
      <w:iCs/>
      <w:color w:val="000000" w:themeColor="accent1" w:themeShade="7F"/>
    </w:rPr>
  </w:style>
  <w:style w:type="paragraph" w:styleId="Heading8">
    <w:name w:val="heading 8"/>
    <w:basedOn w:val="Normal"/>
    <w:next w:val="Normal"/>
    <w:link w:val="Heading8Char"/>
    <w:uiPriority w:val="9"/>
    <w:semiHidden/>
    <w:qFormat/>
    <w:rsid w:val="001B3AD1"/>
    <w:pPr>
      <w:keepNext/>
      <w:keepLines/>
      <w:numPr>
        <w:ilvl w:val="7"/>
        <w:numId w:val="2"/>
      </w:numPr>
      <w:spacing w:before="4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qFormat/>
    <w:rsid w:val="001B3AD1"/>
    <w:pPr>
      <w:keepNext/>
      <w:keepLines/>
      <w:numPr>
        <w:ilvl w:val="8"/>
        <w:numId w:val="2"/>
      </w:numPr>
      <w:spacing w:before="40"/>
      <w:outlineLvl w:val="8"/>
    </w:pPr>
    <w:rPr>
      <w:rFonts w:eastAsiaTheme="majorEastAsia"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906AE3"/>
    <w:rPr>
      <w:rFonts w:ascii="Segoe UI Semilight" w:eastAsiaTheme="majorEastAsia" w:hAnsi="Segoe UI Semilight" w:cstheme="majorBidi"/>
      <w:color w:val="5A5A5A"/>
      <w:kern w:val="24"/>
      <w:sz w:val="32"/>
      <w:szCs w:val="32"/>
    </w:rPr>
  </w:style>
  <w:style w:type="character" w:customStyle="1" w:styleId="DateRecipientClosingChar">
    <w:name w:val="Date Recipient Closing Char"/>
    <w:basedOn w:val="DefaultParagraphFont"/>
    <w:link w:val="DateRecipientClosing"/>
    <w:uiPriority w:val="1"/>
    <w:rsid w:val="00F50276"/>
    <w:rPr>
      <w:rFonts w:ascii="Segoe UI Semilight" w:hAnsi="Segoe UI Semilight"/>
    </w:rPr>
  </w:style>
  <w:style w:type="character" w:customStyle="1" w:styleId="LtrhdHeading1Char">
    <w:name w:val="Ltrhd Heading 1 Char"/>
    <w:basedOn w:val="DefaultParagraphFont"/>
    <w:link w:val="LtrhdHeading1"/>
    <w:uiPriority w:val="1"/>
    <w:rsid w:val="00906AE3"/>
    <w:rPr>
      <w:rFonts w:ascii="Segoe UI Semilight" w:hAnsi="Segoe UI Semilight"/>
      <w:b/>
      <w:bCs/>
      <w:color w:val="003CB9"/>
      <w:sz w:val="22"/>
      <w14:numForm w14:val="lining"/>
    </w:rPr>
  </w:style>
  <w:style w:type="character" w:customStyle="1" w:styleId="Heading2Char">
    <w:name w:val="Heading 2 Char"/>
    <w:basedOn w:val="DefaultParagraphFont"/>
    <w:link w:val="Heading2"/>
    <w:uiPriority w:val="9"/>
    <w:semiHidden/>
    <w:rsid w:val="00906AE3"/>
    <w:rPr>
      <w:rFonts w:ascii="Segoe UI Semilight" w:eastAsiaTheme="majorEastAsia" w:hAnsi="Segoe UI Semilight" w:cstheme="majorBidi"/>
      <w:b/>
      <w:color w:val="003CB9"/>
      <w:kern w:val="23"/>
      <w:sz w:val="22"/>
      <w:szCs w:val="26"/>
      <w14:numForm w14:val="lining"/>
    </w:rPr>
  </w:style>
  <w:style w:type="character" w:customStyle="1" w:styleId="Heading3Char">
    <w:name w:val="Heading 3 Char"/>
    <w:basedOn w:val="DefaultParagraphFont"/>
    <w:link w:val="Heading3"/>
    <w:uiPriority w:val="9"/>
    <w:semiHidden/>
    <w:rsid w:val="00906AE3"/>
    <w:rPr>
      <w:rFonts w:ascii="Segoe UI Semilight" w:eastAsiaTheme="majorEastAsia" w:hAnsi="Segoe UI Semilight" w:cstheme="majorBidi"/>
      <w:b/>
      <w:color w:val="003CB9"/>
      <w:kern w:val="22"/>
      <w:szCs w:val="24"/>
    </w:rPr>
  </w:style>
  <w:style w:type="character" w:customStyle="1" w:styleId="Heading4Char">
    <w:name w:val="Heading 4 Char"/>
    <w:basedOn w:val="DefaultParagraphFont"/>
    <w:link w:val="Heading4"/>
    <w:uiPriority w:val="9"/>
    <w:semiHidden/>
    <w:rsid w:val="00906AE3"/>
    <w:rPr>
      <w:rFonts w:ascii="Segoe UI Semilight" w:eastAsiaTheme="majorEastAsia" w:hAnsi="Segoe UI Semilight" w:cstheme="majorBidi"/>
      <w:iCs/>
      <w:color w:val="003CB9"/>
      <w:kern w:val="22"/>
      <w:szCs w:val="22"/>
    </w:rPr>
  </w:style>
  <w:style w:type="character" w:customStyle="1" w:styleId="Heading5Char">
    <w:name w:val="Heading 5 Char"/>
    <w:basedOn w:val="DefaultParagraphFont"/>
    <w:link w:val="Heading5"/>
    <w:uiPriority w:val="9"/>
    <w:semiHidden/>
    <w:rsid w:val="00906AE3"/>
    <w:rPr>
      <w:rFonts w:ascii="Segoe UI Semilight" w:eastAsiaTheme="majorEastAsia" w:hAnsi="Segoe UI Semilight" w:cstheme="majorBidi"/>
      <w:i/>
      <w:color w:val="003CB9"/>
      <w:szCs w:val="22"/>
    </w:rPr>
  </w:style>
  <w:style w:type="character" w:customStyle="1" w:styleId="Heading6Char">
    <w:name w:val="Heading 6 Char"/>
    <w:basedOn w:val="DefaultParagraphFont"/>
    <w:link w:val="Heading6"/>
    <w:uiPriority w:val="9"/>
    <w:semiHidden/>
    <w:rsid w:val="001B3AD1"/>
    <w:rPr>
      <w:rFonts w:ascii="Segoe UI Semilight" w:eastAsiaTheme="majorEastAsia" w:hAnsi="Segoe UI Semilight" w:cstheme="majorBidi"/>
      <w:color w:val="000000" w:themeColor="accent1" w:themeShade="7F"/>
    </w:rPr>
  </w:style>
  <w:style w:type="character" w:customStyle="1" w:styleId="Heading7Char">
    <w:name w:val="Heading 7 Char"/>
    <w:basedOn w:val="DefaultParagraphFont"/>
    <w:link w:val="Heading7"/>
    <w:uiPriority w:val="9"/>
    <w:semiHidden/>
    <w:rsid w:val="001B3AD1"/>
    <w:rPr>
      <w:rFonts w:ascii="Segoe UI Semilight" w:eastAsiaTheme="majorEastAsia" w:hAnsi="Segoe UI Semilight" w:cstheme="majorBidi"/>
      <w:i/>
      <w:iCs/>
      <w:color w:val="000000" w:themeColor="accent1" w:themeShade="7F"/>
    </w:rPr>
  </w:style>
  <w:style w:type="character" w:customStyle="1" w:styleId="Heading8Char">
    <w:name w:val="Heading 8 Char"/>
    <w:basedOn w:val="DefaultParagraphFont"/>
    <w:link w:val="Heading8"/>
    <w:uiPriority w:val="9"/>
    <w:semiHidden/>
    <w:rsid w:val="001B3AD1"/>
    <w:rPr>
      <w:rFonts w:ascii="Segoe UI Semilight" w:eastAsiaTheme="majorEastAsia" w:hAnsi="Segoe UI Semilight" w:cstheme="majorBidi"/>
      <w:color w:val="272727" w:themeColor="text1" w:themeTint="D8"/>
    </w:rPr>
  </w:style>
  <w:style w:type="character" w:customStyle="1" w:styleId="Heading9Char">
    <w:name w:val="Heading 9 Char"/>
    <w:basedOn w:val="DefaultParagraphFont"/>
    <w:link w:val="Heading9"/>
    <w:uiPriority w:val="9"/>
    <w:semiHidden/>
    <w:rsid w:val="001B3AD1"/>
    <w:rPr>
      <w:rFonts w:ascii="Segoe UI Semilight" w:eastAsiaTheme="majorEastAsia" w:hAnsi="Segoe UI Semilight" w:cstheme="majorBidi"/>
      <w:i/>
      <w:iCs/>
      <w:color w:val="272727" w:themeColor="text1" w:themeTint="D8"/>
    </w:rPr>
  </w:style>
  <w:style w:type="paragraph" w:styleId="CommentSubject">
    <w:name w:val="annotation subject"/>
    <w:basedOn w:val="CommentText"/>
    <w:next w:val="CommentText"/>
    <w:link w:val="CommentSubjectChar"/>
    <w:uiPriority w:val="99"/>
    <w:semiHidden/>
    <w:unhideWhenUsed/>
    <w:rsid w:val="00E72F00"/>
    <w:rPr>
      <w:b/>
      <w:bCs/>
    </w:rPr>
  </w:style>
  <w:style w:type="paragraph" w:styleId="Header">
    <w:name w:val="header"/>
    <w:link w:val="HeaderChar"/>
    <w:rsid w:val="00CE66BE"/>
    <w:pPr>
      <w:spacing w:before="20" w:after="20" w:line="240" w:lineRule="auto"/>
    </w:pPr>
    <w:rPr>
      <w:rFonts w:ascii="Segoe UI Semilight" w:hAnsi="Segoe UI Semilight"/>
      <w14:numForm w14:val="lining"/>
    </w:rPr>
  </w:style>
  <w:style w:type="character" w:customStyle="1" w:styleId="HeaderChar">
    <w:name w:val="Header Char"/>
    <w:basedOn w:val="DefaultParagraphFont"/>
    <w:link w:val="Header"/>
    <w:rsid w:val="00CE66BE"/>
    <w:rPr>
      <w:rFonts w:ascii="Segoe UI Semilight" w:hAnsi="Segoe UI Semilight"/>
      <w14:numForm w14:val="lining"/>
    </w:rPr>
  </w:style>
  <w:style w:type="character" w:styleId="Hyperlink">
    <w:name w:val="Hyperlink"/>
    <w:basedOn w:val="DefaultParagraphFont"/>
    <w:uiPriority w:val="99"/>
    <w:semiHidden/>
    <w:rsid w:val="00266E1D"/>
    <w:rPr>
      <w:color w:val="003CB9" w:themeColor="text2"/>
      <w:u w:val="single"/>
    </w:rPr>
  </w:style>
  <w:style w:type="paragraph" w:styleId="ListParagraph">
    <w:name w:val="List Paragraph"/>
    <w:basedOn w:val="Normal"/>
    <w:uiPriority w:val="2"/>
    <w:semiHidden/>
    <w:qFormat/>
    <w:rsid w:val="00AA6CA8"/>
    <w:pPr>
      <w:spacing w:before="80"/>
      <w:ind w:left="720"/>
    </w:pPr>
  </w:style>
  <w:style w:type="paragraph" w:styleId="Revision">
    <w:name w:val="Revision"/>
    <w:hidden/>
    <w:uiPriority w:val="99"/>
    <w:semiHidden/>
    <w:rsid w:val="00533022"/>
  </w:style>
  <w:style w:type="paragraph" w:styleId="BalloonText">
    <w:name w:val="Balloon Text"/>
    <w:basedOn w:val="Normal"/>
    <w:link w:val="BalloonTextChar"/>
    <w:uiPriority w:val="99"/>
    <w:semiHidden/>
    <w:unhideWhenUsed/>
    <w:rsid w:val="009B2D0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2D0C"/>
    <w:rPr>
      <w:rFonts w:ascii="Segoe UI" w:hAnsi="Segoe UI" w:cs="Segoe UI"/>
      <w:sz w:val="18"/>
      <w:szCs w:val="18"/>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rPr>
      <w:rFonts w:ascii="Segoe UI Semilight" w:hAnsi="Segoe UI Semilight"/>
    </w:rPr>
  </w:style>
  <w:style w:type="character" w:styleId="CommentReference">
    <w:name w:val="annotation reference"/>
    <w:basedOn w:val="DefaultParagraphFont"/>
    <w:uiPriority w:val="99"/>
    <w:semiHidden/>
    <w:unhideWhenUsed/>
    <w:rPr>
      <w:sz w:val="16"/>
      <w:szCs w:val="16"/>
    </w:rPr>
  </w:style>
  <w:style w:type="paragraph" w:styleId="Footer">
    <w:name w:val="footer"/>
    <w:basedOn w:val="Normal"/>
    <w:link w:val="FooterChar"/>
    <w:rsid w:val="00517869"/>
    <w:pPr>
      <w:spacing w:before="0" w:line="240" w:lineRule="auto"/>
    </w:pPr>
    <w:rPr>
      <w:rFonts w:ascii="Arial Narrow" w:eastAsiaTheme="majorEastAsia" w:hAnsi="Arial Narrow"/>
      <w:color w:val="828282"/>
      <w:sz w:val="14"/>
      <w:szCs w:val="12"/>
    </w:rPr>
  </w:style>
  <w:style w:type="character" w:customStyle="1" w:styleId="FooterChar">
    <w:name w:val="Footer Char"/>
    <w:basedOn w:val="DefaultParagraphFont"/>
    <w:link w:val="Footer"/>
    <w:rsid w:val="00517869"/>
    <w:rPr>
      <w:rFonts w:ascii="Arial Narrow" w:eastAsiaTheme="majorEastAsia" w:hAnsi="Arial Narrow"/>
      <w:color w:val="828282"/>
      <w:sz w:val="14"/>
      <w:szCs w:val="12"/>
    </w:rPr>
  </w:style>
  <w:style w:type="table" w:styleId="TableGrid">
    <w:name w:val="Table Grid"/>
    <w:basedOn w:val="TableNormal"/>
    <w:uiPriority w:val="39"/>
    <w:rsid w:val="00BD135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teRecipientClosing">
    <w:name w:val="Date Recipient Closing"/>
    <w:basedOn w:val="Normal"/>
    <w:link w:val="DateRecipientClosingChar"/>
    <w:uiPriority w:val="1"/>
    <w:qFormat/>
    <w:rsid w:val="00A33914"/>
    <w:pPr>
      <w:spacing w:before="0" w:line="240" w:lineRule="auto"/>
    </w:pPr>
  </w:style>
  <w:style w:type="paragraph" w:customStyle="1" w:styleId="CarolloOFCLtrhdAddress">
    <w:name w:val="Carollo OFC Ltrhd Address"/>
    <w:link w:val="CarolloOFCLtrhdAddressChar"/>
    <w:qFormat/>
    <w:rsid w:val="001178B7"/>
    <w:pPr>
      <w:spacing w:before="40" w:line="240" w:lineRule="auto"/>
      <w:ind w:left="6840"/>
    </w:pPr>
    <w:rPr>
      <w:rFonts w:ascii="Arial Narrow" w:eastAsia="Times New Roman" w:hAnsi="Arial Narrow" w:cs="Times New Roman"/>
      <w:color w:val="828282"/>
      <w:sz w:val="16"/>
    </w:rPr>
  </w:style>
  <w:style w:type="character" w:customStyle="1" w:styleId="CommentSubjectChar">
    <w:name w:val="Comment Subject Char"/>
    <w:basedOn w:val="CommentTextChar"/>
    <w:link w:val="CommentSubject"/>
    <w:uiPriority w:val="99"/>
    <w:semiHidden/>
    <w:rsid w:val="00E72F00"/>
    <w:rPr>
      <w:rFonts w:ascii="Segoe UI Semilight" w:hAnsi="Segoe UI Semilight"/>
      <w:b/>
      <w:bCs/>
      <w:sz w:val="20"/>
      <w:szCs w:val="20"/>
      <w14:numForm w14:val="lining"/>
    </w:rPr>
  </w:style>
  <w:style w:type="character" w:styleId="PlaceholderText">
    <w:name w:val="Placeholder Text"/>
    <w:basedOn w:val="DefaultParagraphFont"/>
    <w:uiPriority w:val="99"/>
    <w:semiHidden/>
    <w:rsid w:val="001A3530"/>
    <w:rPr>
      <w:color w:val="808080"/>
    </w:rPr>
  </w:style>
  <w:style w:type="paragraph" w:customStyle="1" w:styleId="carollocom">
    <w:name w:val="carollo.com"/>
    <w:link w:val="carollocomChar"/>
    <w:qFormat/>
    <w:rsid w:val="001178B7"/>
    <w:pPr>
      <w:ind w:left="6840"/>
    </w:pPr>
    <w:rPr>
      <w:rFonts w:ascii="Arial Narrow" w:hAnsi="Arial Narrow" w:cs="Times New Roman"/>
      <w:b/>
      <w:noProof/>
      <w:color w:val="003CB9"/>
      <w:sz w:val="16"/>
    </w:rPr>
  </w:style>
  <w:style w:type="character" w:customStyle="1" w:styleId="carollocomChar">
    <w:name w:val="carollo.com Char"/>
    <w:basedOn w:val="DefaultParagraphFont"/>
    <w:link w:val="carollocom"/>
    <w:rsid w:val="001178B7"/>
    <w:rPr>
      <w:rFonts w:ascii="Arial Narrow" w:hAnsi="Arial Narrow" w:cs="Times New Roman"/>
      <w:b/>
      <w:noProof/>
      <w:color w:val="003CB9"/>
      <w:sz w:val="16"/>
    </w:rPr>
  </w:style>
  <w:style w:type="paragraph" w:customStyle="1" w:styleId="LtrhdHeading1">
    <w:name w:val="Ltrhd Heading 1"/>
    <w:next w:val="Normal"/>
    <w:link w:val="LtrhdHeading1Char"/>
    <w:uiPriority w:val="1"/>
    <w:qFormat/>
    <w:rsid w:val="00906AE3"/>
    <w:rPr>
      <w:rFonts w:ascii="Segoe UI Semilight" w:hAnsi="Segoe UI Semilight"/>
      <w:b/>
      <w:bCs/>
      <w:color w:val="003CB9"/>
      <w:sz w:val="22"/>
      <w14:numForm w14:val="lining"/>
    </w:rPr>
  </w:style>
  <w:style w:type="paragraph" w:customStyle="1" w:styleId="LtrhdHeading2">
    <w:name w:val="Ltrhd Heading 2"/>
    <w:link w:val="LtrhdHeading2Char"/>
    <w:uiPriority w:val="1"/>
    <w:qFormat/>
    <w:rsid w:val="001C3533"/>
    <w:rPr>
      <w:rFonts w:ascii="Segoe UI Semilight" w:hAnsi="Segoe UI Semilight"/>
      <w:color w:val="003CB9"/>
      <w14:numForm w14:val="lining"/>
    </w:rPr>
  </w:style>
  <w:style w:type="character" w:customStyle="1" w:styleId="CarolloOFCLtrhdAddressChar">
    <w:name w:val="Carollo OFC Ltrhd Address Char"/>
    <w:basedOn w:val="DefaultParagraphFont"/>
    <w:link w:val="CarolloOFCLtrhdAddress"/>
    <w:rsid w:val="001178B7"/>
    <w:rPr>
      <w:rFonts w:ascii="Arial Narrow" w:eastAsia="Times New Roman" w:hAnsi="Arial Narrow" w:cs="Times New Roman"/>
      <w:color w:val="828282"/>
      <w:sz w:val="16"/>
    </w:rPr>
  </w:style>
  <w:style w:type="table" w:customStyle="1" w:styleId="CarolloTable">
    <w:name w:val="Carollo Table"/>
    <w:basedOn w:val="TableNormal"/>
    <w:uiPriority w:val="99"/>
    <w:rsid w:val="00654C50"/>
    <w:pPr>
      <w:spacing w:before="40" w:after="40" w:line="240" w:lineRule="auto"/>
    </w:pPr>
    <w:rPr>
      <w:rFonts w:ascii="Arial Narrow" w:hAnsi="Arial Narrow"/>
      <w:sz w:val="21"/>
      <w:szCs w:val="21"/>
      <w14:numForm w14:val="lining"/>
    </w:rPr>
    <w:tblPr>
      <w:tblStyleRowBandSize w:val="1"/>
      <w:tblStyleColBandSize w:val="1"/>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58" w:type="dxa"/>
        <w:right w:w="58" w:type="dxa"/>
      </w:tblCellMar>
    </w:tblPr>
    <w:trPr>
      <w:cantSplit/>
    </w:trPr>
    <w:tblStylePr w:type="firstRow">
      <w:pPr>
        <w:wordWrap/>
        <w:spacing w:beforeLines="0" w:before="40" w:beforeAutospacing="0" w:afterLines="0" w:after="40" w:afterAutospacing="0" w:line="240" w:lineRule="auto"/>
        <w:ind w:firstLineChars="0" w:firstLine="0"/>
        <w:contextualSpacing w:val="0"/>
        <w:mirrorIndents w:val="0"/>
        <w:jc w:val="left"/>
      </w:pPr>
      <w:rPr>
        <w:rFonts w:ascii="Arial Narrow" w:hAnsi="Arial Narrow"/>
        <w:b w:val="0"/>
        <w:bCs/>
        <w:color w:val="FFFFFF" w:themeColor="background1"/>
        <w:sz w:val="21"/>
      </w:rPr>
      <w:tblPr/>
      <w:tcPr>
        <w:tcBorders>
          <w:top w:val="single" w:sz="4" w:space="0" w:color="003CB9"/>
          <w:left w:val="single" w:sz="4" w:space="0" w:color="003CB9"/>
          <w:bottom w:val="single" w:sz="4" w:space="0" w:color="003CB9"/>
          <w:right w:val="single" w:sz="4" w:space="0" w:color="003CB9"/>
          <w:insideH w:val="single" w:sz="4" w:space="0" w:color="828282"/>
          <w:insideV w:val="single" w:sz="4" w:space="0" w:color="AAAAAA"/>
        </w:tcBorders>
        <w:shd w:val="clear" w:color="auto" w:fill="003CB9"/>
      </w:tcPr>
    </w:tblStylePr>
    <w:tblStylePr w:type="lastRow">
      <w:rPr>
        <w:rFonts w:ascii="Arial Narrow" w:hAnsi="Arial Narrow"/>
        <w:b w:val="0"/>
        <w:bCs/>
        <w:sz w:val="21"/>
      </w:rPr>
      <w:tblPr/>
      <w:tcPr>
        <w:tcBorders>
          <w:top w:val="single" w:sz="4" w:space="0" w:color="AAAAAA"/>
          <w:left w:val="single" w:sz="4" w:space="0" w:color="AAAAAA"/>
          <w:bottom w:val="single" w:sz="4" w:space="0" w:color="AAAAAA"/>
          <w:right w:val="single" w:sz="4" w:space="0" w:color="AAAAAA"/>
          <w:insideV w:val="single" w:sz="4" w:space="0" w:color="AAAAAA"/>
        </w:tcBorders>
      </w:tcPr>
    </w:tblStylePr>
    <w:tblStylePr w:type="firstCol">
      <w:pPr>
        <w:jc w:val="left"/>
      </w:pPr>
      <w:rPr>
        <w:rFonts w:ascii="Arial Narrow" w:hAnsi="Arial Narrow"/>
        <w:b w:val="0"/>
        <w:bCs/>
        <w:sz w:val="21"/>
      </w:rPr>
    </w:tblStylePr>
    <w:tblStylePr w:type="lastCol">
      <w:rPr>
        <w:rFonts w:ascii="Arial Narrow" w:hAnsi="Arial Narrow"/>
        <w:b w:val="0"/>
        <w:bCs/>
        <w:sz w:val="21"/>
      </w:rPr>
    </w:tblStylePr>
    <w:tblStylePr w:type="band1Vert">
      <w:rPr>
        <w:rFonts w:ascii="Arial Narrow" w:hAnsi="Arial Narrow"/>
        <w:sz w:val="21"/>
      </w:rPr>
    </w:tblStylePr>
    <w:tblStylePr w:type="band2Vert">
      <w:rPr>
        <w:rFonts w:ascii="Arial Narrow" w:hAnsi="Arial Narrow"/>
        <w:sz w:val="21"/>
      </w:rPr>
    </w:tblStylePr>
    <w:tblStylePr w:type="band1Horz">
      <w:rPr>
        <w:rFonts w:ascii="Arial Narrow" w:hAnsi="Arial Narrow"/>
        <w:b w:val="0"/>
        <w:i w:val="0"/>
        <w:color w:val="auto"/>
        <w:spacing w:val="0"/>
        <w:w w:val="100"/>
        <w:position w:val="0"/>
        <w:sz w:val="21"/>
      </w:rPr>
      <w:tblPr/>
      <w:tcPr>
        <w:tcBorders>
          <w:top w:val="single" w:sz="4" w:space="0" w:color="AAAAAA"/>
          <w:left w:val="single" w:sz="4" w:space="0" w:color="AAAAAA"/>
          <w:bottom w:val="single" w:sz="4" w:space="0" w:color="AAAAAA"/>
          <w:right w:val="single" w:sz="4" w:space="0" w:color="AAAAAA"/>
          <w:insideH w:val="nil"/>
          <w:insideV w:val="single" w:sz="4" w:space="0" w:color="AAAAAA"/>
          <w:tl2br w:val="nil"/>
          <w:tr2bl w:val="nil"/>
        </w:tcBorders>
      </w:tcPr>
    </w:tblStylePr>
    <w:tblStylePr w:type="band2Horz">
      <w:rPr>
        <w:rFonts w:ascii="Arial Narrow" w:hAnsi="Arial Narrow"/>
        <w:b w:val="0"/>
        <w:i w:val="0"/>
        <w:spacing w:val="0"/>
        <w:w w:val="100"/>
        <w:position w:val="0"/>
        <w:sz w:val="21"/>
      </w:rPr>
      <w:tblPr/>
      <w:tcPr>
        <w:shd w:val="clear" w:color="auto" w:fill="E6E6E6"/>
      </w:tcPr>
    </w:tblStylePr>
    <w:tblStylePr w:type="neCell">
      <w:rPr>
        <w:rFonts w:ascii="Arial Narrow" w:hAnsi="Arial Narrow"/>
        <w:sz w:val="21"/>
      </w:rPr>
    </w:tblStylePr>
    <w:tblStylePr w:type="nwCell">
      <w:rPr>
        <w:rFonts w:ascii="Arial Narrow" w:hAnsi="Arial Narrow"/>
        <w:sz w:val="21"/>
      </w:rPr>
    </w:tblStylePr>
    <w:tblStylePr w:type="seCell">
      <w:rPr>
        <w:rFonts w:ascii="Arial Narrow" w:hAnsi="Arial Narrow"/>
        <w:sz w:val="21"/>
      </w:rPr>
    </w:tblStylePr>
    <w:tblStylePr w:type="swCell">
      <w:rPr>
        <w:rFonts w:ascii="Arial Narrow" w:hAnsi="Arial Narrow"/>
        <w:sz w:val="21"/>
      </w:rPr>
    </w:tblStylePr>
  </w:style>
  <w:style w:type="paragraph" w:customStyle="1" w:styleId="BulletLevel1">
    <w:name w:val="Bullet Level 1"/>
    <w:uiPriority w:val="2"/>
    <w:qFormat/>
    <w:rsid w:val="002535FF"/>
    <w:pPr>
      <w:numPr>
        <w:numId w:val="10"/>
      </w:numPr>
      <w:spacing w:before="80"/>
    </w:pPr>
    <w:rPr>
      <w:rFonts w:ascii="Segoe UI Semilight" w:hAnsi="Segoe UI Semilight"/>
      <w:szCs w:val="22"/>
    </w:rPr>
  </w:style>
  <w:style w:type="paragraph" w:customStyle="1" w:styleId="BulletLevel2">
    <w:name w:val="Bullet Level 2"/>
    <w:uiPriority w:val="2"/>
    <w:qFormat/>
    <w:rsid w:val="002535FF"/>
    <w:pPr>
      <w:numPr>
        <w:ilvl w:val="1"/>
        <w:numId w:val="10"/>
      </w:numPr>
      <w:spacing w:before="80"/>
      <w:contextualSpacing/>
    </w:pPr>
    <w:rPr>
      <w:rFonts w:ascii="Segoe UI Semilight" w:hAnsi="Segoe UI Semilight"/>
      <w:iCs/>
      <w:szCs w:val="22"/>
    </w:rPr>
  </w:style>
  <w:style w:type="paragraph" w:customStyle="1" w:styleId="BulletLevel3">
    <w:name w:val="Bullet Level 3"/>
    <w:uiPriority w:val="2"/>
    <w:qFormat/>
    <w:rsid w:val="002535FF"/>
    <w:pPr>
      <w:numPr>
        <w:ilvl w:val="2"/>
        <w:numId w:val="10"/>
      </w:numPr>
      <w:spacing w:before="80"/>
      <w:contextualSpacing/>
    </w:pPr>
    <w:rPr>
      <w:rFonts w:ascii="Segoe UI Semilight" w:hAnsi="Segoe UI Semilight"/>
      <w:szCs w:val="22"/>
    </w:rPr>
  </w:style>
  <w:style w:type="paragraph" w:customStyle="1" w:styleId="Default">
    <w:name w:val="Default"/>
    <w:basedOn w:val="Normal"/>
    <w:uiPriority w:val="2"/>
    <w:semiHidden/>
    <w:qFormat/>
    <w:rsid w:val="00AD4703"/>
  </w:style>
  <w:style w:type="paragraph" w:customStyle="1" w:styleId="TableHeader">
    <w:name w:val="Table Header"/>
    <w:uiPriority w:val="5"/>
    <w:qFormat/>
    <w:rsid w:val="004055EA"/>
    <w:pPr>
      <w:keepNext/>
      <w:spacing w:before="40" w:after="40" w:line="240" w:lineRule="auto"/>
    </w:pPr>
    <w:rPr>
      <w:rFonts w:ascii="Arial Narrow" w:hAnsi="Arial Narrow"/>
      <w:bCs/>
      <w:color w:val="FFFFFF" w:themeColor="background1"/>
      <w:sz w:val="21"/>
      <w:szCs w:val="21"/>
      <w14:numForm w14:val="lining"/>
    </w:rPr>
  </w:style>
  <w:style w:type="paragraph" w:customStyle="1" w:styleId="TableText">
    <w:name w:val="Table Text"/>
    <w:uiPriority w:val="5"/>
    <w:qFormat/>
    <w:rsid w:val="00875F28"/>
    <w:pPr>
      <w:numPr>
        <w:numId w:val="12"/>
      </w:numPr>
      <w:spacing w:before="40" w:after="40" w:line="240" w:lineRule="auto"/>
    </w:pPr>
    <w:rPr>
      <w:rFonts w:ascii="Arial Narrow" w:hAnsi="Arial Narrow"/>
      <w:bCs/>
      <w:sz w:val="21"/>
      <w:szCs w:val="21"/>
      <w14:numForm w14:val="lining"/>
    </w:rPr>
  </w:style>
  <w:style w:type="paragraph" w:styleId="BlockText">
    <w:name w:val="Block Text"/>
    <w:basedOn w:val="Normal"/>
    <w:uiPriority w:val="99"/>
    <w:semiHidden/>
    <w:unhideWhenUsed/>
    <w:rsid w:val="00417B34"/>
    <w:pPr>
      <w:pBdr>
        <w:top w:val="single" w:sz="2" w:space="10" w:color="003CB9"/>
        <w:left w:val="single" w:sz="2" w:space="10" w:color="003CB9"/>
        <w:bottom w:val="single" w:sz="2" w:space="10" w:color="003CB9"/>
        <w:right w:val="single" w:sz="2" w:space="10" w:color="003CB9"/>
      </w:pBdr>
      <w:ind w:left="1152" w:right="1152"/>
    </w:pPr>
    <w:rPr>
      <w:rFonts w:ascii="Segoe UI" w:eastAsiaTheme="minorEastAsia" w:hAnsi="Segoe UI"/>
      <w:i/>
      <w:iCs/>
      <w:color w:val="003CB9"/>
    </w:rPr>
  </w:style>
  <w:style w:type="table" w:styleId="ColorfulGrid">
    <w:name w:val="Colorful Grid"/>
    <w:basedOn w:val="TableNormal"/>
    <w:uiPriority w:val="73"/>
    <w:semiHidden/>
    <w:unhideWhenUsed/>
    <w:rsid w:val="00417B34"/>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417B34"/>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accent1" w:themeFillTint="33"/>
    </w:tcPr>
    <w:tblStylePr w:type="firstRow">
      <w:rPr>
        <w:b/>
        <w:bCs/>
      </w:rPr>
      <w:tblPr/>
      <w:tcPr>
        <w:shd w:val="clear" w:color="auto" w:fill="999999" w:themeFill="accent1" w:themeFillTint="66"/>
      </w:tcPr>
    </w:tblStylePr>
    <w:tblStylePr w:type="lastRow">
      <w:rPr>
        <w:b/>
        <w:bCs/>
        <w:color w:val="000000" w:themeColor="text1"/>
      </w:rPr>
      <w:tblPr/>
      <w:tcPr>
        <w:shd w:val="clear" w:color="auto" w:fill="999999" w:themeFill="accent1" w:themeFillTint="66"/>
      </w:tcPr>
    </w:tblStylePr>
    <w:tblStylePr w:type="firstCol">
      <w:rPr>
        <w:color w:val="FFFFFF" w:themeColor="background1"/>
      </w:rPr>
      <w:tblPr/>
      <w:tcPr>
        <w:shd w:val="clear" w:color="auto" w:fill="000000" w:themeFill="accent1" w:themeFillShade="BF"/>
      </w:tcPr>
    </w:tblStylePr>
    <w:tblStylePr w:type="lastCol">
      <w:rPr>
        <w:color w:val="FFFFFF" w:themeColor="background1"/>
      </w:rPr>
      <w:tblPr/>
      <w:tcPr>
        <w:shd w:val="clear" w:color="auto" w:fill="000000" w:themeFill="accent1" w:themeFillShade="BF"/>
      </w:tc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ColorfulGrid-Accent2">
    <w:name w:val="Colorful Grid Accent 2"/>
    <w:basedOn w:val="TableNormal"/>
    <w:uiPriority w:val="73"/>
    <w:semiHidden/>
    <w:unhideWhenUsed/>
    <w:rsid w:val="00417B34"/>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BED2FF" w:themeFill="accent2" w:themeFillTint="33"/>
    </w:tcPr>
    <w:tblStylePr w:type="firstRow">
      <w:rPr>
        <w:b/>
        <w:bCs/>
      </w:rPr>
      <w:tblPr/>
      <w:tcPr>
        <w:shd w:val="clear" w:color="auto" w:fill="7DA6FF" w:themeFill="accent2" w:themeFillTint="66"/>
      </w:tcPr>
    </w:tblStylePr>
    <w:tblStylePr w:type="lastRow">
      <w:rPr>
        <w:b/>
        <w:bCs/>
        <w:color w:val="000000" w:themeColor="text1"/>
      </w:rPr>
      <w:tblPr/>
      <w:tcPr>
        <w:shd w:val="clear" w:color="auto" w:fill="7DA6FF" w:themeFill="accent2" w:themeFillTint="66"/>
      </w:tcPr>
    </w:tblStylePr>
    <w:tblStylePr w:type="firstCol">
      <w:rPr>
        <w:color w:val="FFFFFF" w:themeColor="background1"/>
      </w:rPr>
      <w:tblPr/>
      <w:tcPr>
        <w:shd w:val="clear" w:color="auto" w:fill="002C8A" w:themeFill="accent2" w:themeFillShade="BF"/>
      </w:tcPr>
    </w:tblStylePr>
    <w:tblStylePr w:type="lastCol">
      <w:rPr>
        <w:color w:val="FFFFFF" w:themeColor="background1"/>
      </w:rPr>
      <w:tblPr/>
      <w:tcPr>
        <w:shd w:val="clear" w:color="auto" w:fill="002C8A" w:themeFill="accent2" w:themeFillShade="BF"/>
      </w:tcPr>
    </w:tblStylePr>
    <w:tblStylePr w:type="band1Vert">
      <w:tblPr/>
      <w:tcPr>
        <w:shd w:val="clear" w:color="auto" w:fill="5D91FF" w:themeFill="accent2" w:themeFillTint="7F"/>
      </w:tcPr>
    </w:tblStylePr>
    <w:tblStylePr w:type="band1Horz">
      <w:tblPr/>
      <w:tcPr>
        <w:shd w:val="clear" w:color="auto" w:fill="5D91FF" w:themeFill="accent2" w:themeFillTint="7F"/>
      </w:tcPr>
    </w:tblStylePr>
  </w:style>
  <w:style w:type="table" w:styleId="ColorfulGrid-Accent3">
    <w:name w:val="Colorful Grid Accent 3"/>
    <w:basedOn w:val="TableNormal"/>
    <w:uiPriority w:val="73"/>
    <w:semiHidden/>
    <w:unhideWhenUsed/>
    <w:rsid w:val="00417B34"/>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EECD1" w:themeFill="accent3" w:themeFillTint="33"/>
    </w:tcPr>
    <w:tblStylePr w:type="firstRow">
      <w:rPr>
        <w:b/>
        <w:bCs/>
      </w:rPr>
      <w:tblPr/>
      <w:tcPr>
        <w:shd w:val="clear" w:color="auto" w:fill="FDDAA3" w:themeFill="accent3" w:themeFillTint="66"/>
      </w:tcPr>
    </w:tblStylePr>
    <w:tblStylePr w:type="lastRow">
      <w:rPr>
        <w:b/>
        <w:bCs/>
        <w:color w:val="000000" w:themeColor="text1"/>
      </w:rPr>
      <w:tblPr/>
      <w:tcPr>
        <w:shd w:val="clear" w:color="auto" w:fill="FDDAA3" w:themeFill="accent3" w:themeFillTint="66"/>
      </w:tcPr>
    </w:tblStylePr>
    <w:tblStylePr w:type="firstCol">
      <w:rPr>
        <w:color w:val="FFFFFF" w:themeColor="background1"/>
      </w:rPr>
      <w:tblPr/>
      <w:tcPr>
        <w:shd w:val="clear" w:color="auto" w:fill="CA7E04" w:themeFill="accent3" w:themeFillShade="BF"/>
      </w:tcPr>
    </w:tblStylePr>
    <w:tblStylePr w:type="lastCol">
      <w:rPr>
        <w:color w:val="FFFFFF" w:themeColor="background1"/>
      </w:rPr>
      <w:tblPr/>
      <w:tcPr>
        <w:shd w:val="clear" w:color="auto" w:fill="CA7E04" w:themeFill="accent3" w:themeFillShade="BF"/>
      </w:tcPr>
    </w:tblStylePr>
    <w:tblStylePr w:type="band1Vert">
      <w:tblPr/>
      <w:tcPr>
        <w:shd w:val="clear" w:color="auto" w:fill="FCD18C" w:themeFill="accent3" w:themeFillTint="7F"/>
      </w:tcPr>
    </w:tblStylePr>
    <w:tblStylePr w:type="band1Horz">
      <w:tblPr/>
      <w:tcPr>
        <w:shd w:val="clear" w:color="auto" w:fill="FCD18C" w:themeFill="accent3" w:themeFillTint="7F"/>
      </w:tcPr>
    </w:tblStylePr>
  </w:style>
  <w:style w:type="table" w:styleId="ColorfulGrid-Accent4">
    <w:name w:val="Colorful Grid Accent 4"/>
    <w:basedOn w:val="TableNormal"/>
    <w:uiPriority w:val="73"/>
    <w:semiHidden/>
    <w:unhideWhenUsed/>
    <w:rsid w:val="00417B34"/>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0ECFB" w:themeFill="accent4" w:themeFillTint="33"/>
    </w:tcPr>
    <w:tblStylePr w:type="firstRow">
      <w:rPr>
        <w:b/>
        <w:bCs/>
      </w:rPr>
      <w:tblPr/>
      <w:tcPr>
        <w:shd w:val="clear" w:color="auto" w:fill="A1DAF7" w:themeFill="accent4" w:themeFillTint="66"/>
      </w:tcPr>
    </w:tblStylePr>
    <w:tblStylePr w:type="lastRow">
      <w:rPr>
        <w:b/>
        <w:bCs/>
        <w:color w:val="000000" w:themeColor="text1"/>
      </w:rPr>
      <w:tblPr/>
      <w:tcPr>
        <w:shd w:val="clear" w:color="auto" w:fill="A1DAF7" w:themeFill="accent4" w:themeFillTint="66"/>
      </w:tcPr>
    </w:tblStylePr>
    <w:tblStylePr w:type="firstCol">
      <w:rPr>
        <w:color w:val="FFFFFF" w:themeColor="background1"/>
      </w:rPr>
      <w:tblPr/>
      <w:tcPr>
        <w:shd w:val="clear" w:color="auto" w:fill="0F7AB0" w:themeFill="accent4" w:themeFillShade="BF"/>
      </w:tcPr>
    </w:tblStylePr>
    <w:tblStylePr w:type="lastCol">
      <w:rPr>
        <w:color w:val="FFFFFF" w:themeColor="background1"/>
      </w:rPr>
      <w:tblPr/>
      <w:tcPr>
        <w:shd w:val="clear" w:color="auto" w:fill="0F7AB0" w:themeFill="accent4" w:themeFillShade="BF"/>
      </w:tcPr>
    </w:tblStylePr>
    <w:tblStylePr w:type="band1Vert">
      <w:tblPr/>
      <w:tcPr>
        <w:shd w:val="clear" w:color="auto" w:fill="8AD1F5" w:themeFill="accent4" w:themeFillTint="7F"/>
      </w:tcPr>
    </w:tblStylePr>
    <w:tblStylePr w:type="band1Horz">
      <w:tblPr/>
      <w:tcPr>
        <w:shd w:val="clear" w:color="auto" w:fill="8AD1F5" w:themeFill="accent4" w:themeFillTint="7F"/>
      </w:tcPr>
    </w:tblStylePr>
  </w:style>
  <w:style w:type="table" w:styleId="ColorfulGrid-Accent5">
    <w:name w:val="Colorful Grid Accent 5"/>
    <w:basedOn w:val="TableNormal"/>
    <w:uiPriority w:val="73"/>
    <w:semiHidden/>
    <w:unhideWhenUsed/>
    <w:rsid w:val="00417B34"/>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BF7F1" w:themeFill="accent5" w:themeFillTint="33"/>
    </w:tcPr>
    <w:tblStylePr w:type="firstRow">
      <w:rPr>
        <w:b/>
        <w:bCs/>
      </w:rPr>
      <w:tblPr/>
      <w:tcPr>
        <w:shd w:val="clear" w:color="auto" w:fill="99F0E4" w:themeFill="accent5" w:themeFillTint="66"/>
      </w:tcPr>
    </w:tblStylePr>
    <w:tblStylePr w:type="lastRow">
      <w:rPr>
        <w:b/>
        <w:bCs/>
        <w:color w:val="000000" w:themeColor="text1"/>
      </w:rPr>
      <w:tblPr/>
      <w:tcPr>
        <w:shd w:val="clear" w:color="auto" w:fill="99F0E4" w:themeFill="accent5" w:themeFillTint="66"/>
      </w:tcPr>
    </w:tblStylePr>
    <w:tblStylePr w:type="firstCol">
      <w:rPr>
        <w:color w:val="FFFFFF" w:themeColor="background1"/>
      </w:rPr>
      <w:tblPr/>
      <w:tcPr>
        <w:shd w:val="clear" w:color="auto" w:fill="158E7D" w:themeFill="accent5" w:themeFillShade="BF"/>
      </w:tcPr>
    </w:tblStylePr>
    <w:tblStylePr w:type="lastCol">
      <w:rPr>
        <w:color w:val="FFFFFF" w:themeColor="background1"/>
      </w:rPr>
      <w:tblPr/>
      <w:tcPr>
        <w:shd w:val="clear" w:color="auto" w:fill="158E7D" w:themeFill="accent5" w:themeFillShade="BF"/>
      </w:tcPr>
    </w:tblStylePr>
    <w:tblStylePr w:type="band1Vert">
      <w:tblPr/>
      <w:tcPr>
        <w:shd w:val="clear" w:color="auto" w:fill="80ECDD" w:themeFill="accent5" w:themeFillTint="7F"/>
      </w:tcPr>
    </w:tblStylePr>
    <w:tblStylePr w:type="band1Horz">
      <w:tblPr/>
      <w:tcPr>
        <w:shd w:val="clear" w:color="auto" w:fill="80ECDD" w:themeFill="accent5" w:themeFillTint="7F"/>
      </w:tcPr>
    </w:tblStylePr>
  </w:style>
  <w:style w:type="table" w:styleId="ColorfulGrid-Accent6">
    <w:name w:val="Colorful Grid Accent 6"/>
    <w:basedOn w:val="TableNormal"/>
    <w:uiPriority w:val="73"/>
    <w:semiHidden/>
    <w:unhideWhenUsed/>
    <w:rsid w:val="00417B34"/>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AFAFA" w:themeFill="accent6" w:themeFillTint="33"/>
    </w:tcPr>
    <w:tblStylePr w:type="firstRow">
      <w:rPr>
        <w:b/>
        <w:bCs/>
      </w:rPr>
      <w:tblPr/>
      <w:tcPr>
        <w:shd w:val="clear" w:color="auto" w:fill="F5F5F5" w:themeFill="accent6" w:themeFillTint="66"/>
      </w:tcPr>
    </w:tblStylePr>
    <w:tblStylePr w:type="lastRow">
      <w:rPr>
        <w:b/>
        <w:bCs/>
        <w:color w:val="000000" w:themeColor="text1"/>
      </w:rPr>
      <w:tblPr/>
      <w:tcPr>
        <w:shd w:val="clear" w:color="auto" w:fill="F5F5F5" w:themeFill="accent6" w:themeFillTint="66"/>
      </w:tcPr>
    </w:tblStylePr>
    <w:tblStylePr w:type="firstCol">
      <w:rPr>
        <w:color w:val="FFFFFF" w:themeColor="background1"/>
      </w:rPr>
      <w:tblPr/>
      <w:tcPr>
        <w:shd w:val="clear" w:color="auto" w:fill="ACACAC" w:themeFill="accent6" w:themeFillShade="BF"/>
      </w:tcPr>
    </w:tblStylePr>
    <w:tblStylePr w:type="lastCol">
      <w:rPr>
        <w:color w:val="FFFFFF" w:themeColor="background1"/>
      </w:rPr>
      <w:tblPr/>
      <w:tcPr>
        <w:shd w:val="clear" w:color="auto" w:fill="ACACAC" w:themeFill="accent6" w:themeFillShade="BF"/>
      </w:tcPr>
    </w:tblStylePr>
    <w:tblStylePr w:type="band1Vert">
      <w:tblPr/>
      <w:tcPr>
        <w:shd w:val="clear" w:color="auto" w:fill="F2F2F2" w:themeFill="accent6" w:themeFillTint="7F"/>
      </w:tcPr>
    </w:tblStylePr>
    <w:tblStylePr w:type="band1Horz">
      <w:tblPr/>
      <w:tcPr>
        <w:shd w:val="clear" w:color="auto" w:fill="F2F2F2" w:themeFill="accent6" w:themeFillTint="7F"/>
      </w:tcPr>
    </w:tblStylePr>
  </w:style>
  <w:style w:type="paragraph" w:styleId="EnvelopeAddress">
    <w:name w:val="envelope address"/>
    <w:basedOn w:val="Normal"/>
    <w:uiPriority w:val="99"/>
    <w:semiHidden/>
    <w:unhideWhenUsed/>
    <w:rsid w:val="00417B34"/>
    <w:pPr>
      <w:framePr w:w="7920" w:h="1980" w:hRule="exact" w:hSpace="180" w:wrap="auto" w:hAnchor="page" w:xAlign="center" w:yAlign="bottom"/>
      <w:spacing w:before="0" w:line="240" w:lineRule="auto"/>
      <w:ind w:left="2880"/>
    </w:pPr>
    <w:rPr>
      <w:rFonts w:eastAsiaTheme="majorEastAsia" w:cstheme="majorBidi"/>
      <w:szCs w:val="24"/>
    </w:rPr>
  </w:style>
  <w:style w:type="paragraph" w:styleId="EnvelopeReturn">
    <w:name w:val="envelope return"/>
    <w:basedOn w:val="Normal"/>
    <w:uiPriority w:val="99"/>
    <w:semiHidden/>
    <w:unhideWhenUsed/>
    <w:rsid w:val="00417B34"/>
    <w:pPr>
      <w:spacing w:before="0" w:line="240" w:lineRule="auto"/>
    </w:pPr>
    <w:rPr>
      <w:rFonts w:eastAsiaTheme="majorEastAsia" w:cstheme="majorBidi"/>
    </w:rPr>
  </w:style>
  <w:style w:type="table" w:styleId="ListTable1Light">
    <w:name w:val="List Table 1 Light"/>
    <w:basedOn w:val="TableNormal"/>
    <w:uiPriority w:val="46"/>
    <w:rsid w:val="00417B3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List1">
    <w:name w:val="Table List 1"/>
    <w:basedOn w:val="TableNormal"/>
    <w:uiPriority w:val="99"/>
    <w:semiHidden/>
    <w:unhideWhenUsed/>
    <w:rsid w:val="00417B3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LtrhdHeading2Char">
    <w:name w:val="Ltrhd Heading 2 Char"/>
    <w:basedOn w:val="DefaultParagraphFont"/>
    <w:link w:val="LtrhdHeading2"/>
    <w:uiPriority w:val="1"/>
    <w:rsid w:val="001C3533"/>
    <w:rPr>
      <w:rFonts w:ascii="Segoe UI Semilight" w:hAnsi="Segoe UI Semilight"/>
      <w:color w:val="003CB9"/>
      <w14:numForm w14:val="lining"/>
    </w:rPr>
  </w:style>
  <w:style w:type="paragraph" w:customStyle="1" w:styleId="TableTitleCaption">
    <w:name w:val="Table Title Caption"/>
    <w:next w:val="Normal"/>
    <w:uiPriority w:val="4"/>
    <w:qFormat/>
    <w:rsid w:val="00231BC4"/>
    <w:pPr>
      <w:keepNext/>
      <w:tabs>
        <w:tab w:val="left" w:pos="1080"/>
      </w:tabs>
      <w:spacing w:after="60"/>
      <w:ind w:left="1080" w:hanging="1080"/>
    </w:pPr>
    <w:rPr>
      <w:rFonts w:ascii="Arial Narrow" w:hAnsi="Arial Narrow"/>
      <w:sz w:val="21"/>
    </w:rPr>
  </w:style>
  <w:style w:type="paragraph" w:styleId="Caption">
    <w:name w:val="caption"/>
    <w:basedOn w:val="Normal"/>
    <w:next w:val="Normal"/>
    <w:uiPriority w:val="3"/>
    <w:qFormat/>
    <w:rsid w:val="00231BC4"/>
    <w:pPr>
      <w:numPr>
        <w:numId w:val="0"/>
      </w:numPr>
      <w:pBdr>
        <w:bottom w:val="single" w:sz="4" w:space="1" w:color="AAAAAA"/>
      </w:pBdr>
      <w:tabs>
        <w:tab w:val="left" w:pos="1080"/>
      </w:tabs>
      <w:spacing w:after="240"/>
      <w:ind w:left="1080" w:hanging="1080"/>
    </w:pPr>
    <w:rPr>
      <w:rFonts w:ascii="Arial Narrow" w:hAnsi="Arial Narrow"/>
      <w:iCs/>
      <w:sz w:val="21"/>
      <w:szCs w:val="18"/>
    </w:rPr>
  </w:style>
  <w:style w:type="character" w:customStyle="1" w:styleId="TableTitleChar">
    <w:name w:val="Table Title Char"/>
    <w:basedOn w:val="DefaultParagraphFont"/>
    <w:uiPriority w:val="4"/>
    <w:rsid w:val="004E054C"/>
    <w:rPr>
      <w:rFonts w:ascii="Arial Narrow" w:hAnsi="Arial Narrow"/>
      <w:color w:val="003CB9"/>
      <w:sz w:val="21"/>
    </w:rPr>
  </w:style>
  <w:style w:type="character" w:customStyle="1" w:styleId="CaptionTitleChar">
    <w:name w:val="Caption Title Char"/>
    <w:basedOn w:val="DefaultParagraphFont"/>
    <w:uiPriority w:val="3"/>
    <w:rsid w:val="00364D5D"/>
    <w:rPr>
      <w:rFonts w:ascii="Arial Narrow" w:hAnsi="Arial Narrow"/>
      <w:color w:val="003CB9"/>
      <w:sz w:val="21"/>
    </w:rPr>
  </w:style>
  <w:style w:type="numbering" w:customStyle="1" w:styleId="CarolloLtrhdTableNumbering-Notes">
    <w:name w:val="Carollo Ltrhd Table Numbering-Notes"/>
    <w:uiPriority w:val="99"/>
    <w:rsid w:val="00C1390D"/>
    <w:pPr>
      <w:numPr>
        <w:numId w:val="3"/>
      </w:numPr>
    </w:pPr>
  </w:style>
  <w:style w:type="paragraph" w:customStyle="1" w:styleId="NumberLevel1">
    <w:name w:val="Number Level 1"/>
    <w:uiPriority w:val="2"/>
    <w:qFormat/>
    <w:rsid w:val="007B2088"/>
    <w:pPr>
      <w:numPr>
        <w:ilvl w:val="1"/>
        <w:numId w:val="13"/>
      </w:numPr>
      <w:spacing w:before="80"/>
    </w:pPr>
    <w:rPr>
      <w:rFonts w:ascii="Segoe UI Semilight" w:hAnsi="Segoe UI Semilight"/>
      <w:szCs w:val="22"/>
    </w:rPr>
  </w:style>
  <w:style w:type="paragraph" w:customStyle="1" w:styleId="NumberLevel2">
    <w:name w:val="Number Level 2"/>
    <w:uiPriority w:val="2"/>
    <w:qFormat/>
    <w:rsid w:val="007B2088"/>
    <w:pPr>
      <w:numPr>
        <w:ilvl w:val="2"/>
        <w:numId w:val="13"/>
      </w:numPr>
      <w:spacing w:before="80"/>
      <w:contextualSpacing/>
    </w:pPr>
    <w:rPr>
      <w:rFonts w:ascii="Segoe UI Semilight" w:hAnsi="Segoe UI Semilight"/>
      <w:szCs w:val="22"/>
    </w:rPr>
  </w:style>
  <w:style w:type="paragraph" w:customStyle="1" w:styleId="NumberLevel3">
    <w:name w:val="Number Level 3"/>
    <w:uiPriority w:val="2"/>
    <w:qFormat/>
    <w:rsid w:val="007B2088"/>
    <w:pPr>
      <w:numPr>
        <w:ilvl w:val="3"/>
        <w:numId w:val="13"/>
      </w:numPr>
      <w:spacing w:before="80"/>
      <w:contextualSpacing/>
    </w:pPr>
    <w:rPr>
      <w:rFonts w:ascii="Segoe UI Semilight" w:hAnsi="Segoe UI Semilight"/>
      <w:szCs w:val="22"/>
    </w:rPr>
  </w:style>
  <w:style w:type="paragraph" w:customStyle="1" w:styleId="TableNotesList">
    <w:name w:val="Table Notes List"/>
    <w:basedOn w:val="ListParagraph"/>
    <w:uiPriority w:val="10"/>
    <w:rsid w:val="00364D5D"/>
    <w:pPr>
      <w:numPr>
        <w:ilvl w:val="1"/>
        <w:numId w:val="6"/>
      </w:numPr>
      <w:pBdr>
        <w:bottom w:val="single" w:sz="4" w:space="1" w:color="AAAAAA"/>
      </w:pBdr>
      <w:spacing w:before="0" w:line="240" w:lineRule="auto"/>
      <w:contextualSpacing/>
    </w:pPr>
    <w:rPr>
      <w:rFonts w:ascii="Arial Narrow" w:hAnsi="Arial Narrow"/>
      <w:szCs w:val="16"/>
      <w14:numForm w14:val="lining"/>
    </w:rPr>
  </w:style>
  <w:style w:type="paragraph" w:customStyle="1" w:styleId="TableNotesTitle">
    <w:name w:val="Table Notes Title"/>
    <w:basedOn w:val="TableNotesList"/>
    <w:next w:val="TableNotesList"/>
    <w:uiPriority w:val="10"/>
    <w:rsid w:val="00364D5D"/>
    <w:pPr>
      <w:keepNext/>
      <w:numPr>
        <w:ilvl w:val="0"/>
      </w:numPr>
      <w:pBdr>
        <w:bottom w:val="none" w:sz="0" w:space="0" w:color="auto"/>
      </w:pBdr>
    </w:pPr>
  </w:style>
  <w:style w:type="paragraph" w:styleId="Subtitle">
    <w:name w:val="Subtitle"/>
    <w:basedOn w:val="Normal"/>
    <w:next w:val="Normal"/>
    <w:link w:val="SubtitleChar"/>
    <w:uiPriority w:val="11"/>
    <w:semiHidden/>
    <w:qFormat/>
    <w:rsid w:val="00906AE3"/>
    <w:pPr>
      <w:numPr>
        <w:numId w:val="0"/>
      </w:numPr>
      <w:spacing w:after="160"/>
      <w:ind w:left="288" w:hanging="288"/>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semiHidden/>
    <w:rsid w:val="00906AE3"/>
    <w:rPr>
      <w:rFonts w:ascii="Segoe UI Semilight" w:eastAsiaTheme="minorEastAsia" w:hAnsi="Segoe UI Semilight"/>
      <w:color w:val="5A5A5A" w:themeColor="text1" w:themeTint="A5"/>
      <w:spacing w:val="15"/>
      <w:sz w:val="22"/>
      <w:szCs w:val="22"/>
    </w:rPr>
  </w:style>
  <w:style w:type="paragraph" w:styleId="Title">
    <w:name w:val="Title"/>
    <w:basedOn w:val="Normal"/>
    <w:next w:val="Normal"/>
    <w:link w:val="TitleChar"/>
    <w:uiPriority w:val="11"/>
    <w:semiHidden/>
    <w:qFormat/>
    <w:rsid w:val="00906AE3"/>
    <w:pPr>
      <w:spacing w:before="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1"/>
    <w:semiHidden/>
    <w:rsid w:val="00906AE3"/>
    <w:rPr>
      <w:rFonts w:ascii="Segoe UI Semilight" w:eastAsiaTheme="majorEastAsia" w:hAnsi="Segoe UI Semilight" w:cstheme="majorBidi"/>
      <w:spacing w:val="-10"/>
      <w:kern w:val="28"/>
      <w:sz w:val="56"/>
      <w:szCs w:val="56"/>
    </w:rPr>
  </w:style>
  <w:style w:type="paragraph" w:styleId="TOCHeading">
    <w:name w:val="TOC Heading"/>
    <w:basedOn w:val="Heading1"/>
    <w:next w:val="Normal"/>
    <w:uiPriority w:val="12"/>
    <w:semiHidden/>
    <w:unhideWhenUsed/>
    <w:qFormat/>
    <w:rsid w:val="00906AE3"/>
    <w:pPr>
      <w:numPr>
        <w:numId w:val="0"/>
      </w:numPr>
      <w:spacing w:before="240" w:after="0"/>
      <w:outlineLvl w:val="9"/>
    </w:pPr>
    <w:rPr>
      <w:color w:val="000000" w:themeColor="accent1" w:themeShade="BF"/>
      <w:kern w:val="0"/>
    </w:rPr>
  </w:style>
  <w:style w:type="paragraph" w:customStyle="1" w:styleId="TableBulletLevel1">
    <w:name w:val="Table Bullet Level 1"/>
    <w:basedOn w:val="BulletLevel1"/>
    <w:uiPriority w:val="6"/>
    <w:qFormat/>
    <w:rsid w:val="00A10CB4"/>
    <w:pPr>
      <w:numPr>
        <w:numId w:val="11"/>
      </w:numPr>
      <w:spacing w:before="40" w:after="40" w:line="240" w:lineRule="auto"/>
    </w:pPr>
    <w:rPr>
      <w:rFonts w:ascii="Arial Narrow" w:hAnsi="Arial Narrow"/>
      <w:bCs/>
      <w:sz w:val="21"/>
      <w:szCs w:val="21"/>
      <w14:numForm w14:val="lining"/>
    </w:rPr>
  </w:style>
  <w:style w:type="paragraph" w:customStyle="1" w:styleId="TableBulletLevel2">
    <w:name w:val="Table Bullet Level 2"/>
    <w:basedOn w:val="BulletLevel2"/>
    <w:uiPriority w:val="6"/>
    <w:qFormat/>
    <w:rsid w:val="00A10CB4"/>
    <w:pPr>
      <w:numPr>
        <w:numId w:val="11"/>
      </w:numPr>
      <w:spacing w:before="40" w:after="40" w:line="240" w:lineRule="auto"/>
    </w:pPr>
    <w:rPr>
      <w:rFonts w:ascii="Arial Narrow" w:hAnsi="Arial Narrow"/>
      <w:bCs/>
      <w:sz w:val="21"/>
      <w:szCs w:val="21"/>
      <w14:numForm w14:val="lining"/>
    </w:rPr>
  </w:style>
  <w:style w:type="numbering" w:customStyle="1" w:styleId="CarolloLtrhdTableBullet">
    <w:name w:val="Carollo Ltrhd Table Bullet"/>
    <w:uiPriority w:val="99"/>
    <w:rsid w:val="00A10CB4"/>
    <w:pPr>
      <w:numPr>
        <w:numId w:val="4"/>
      </w:numPr>
    </w:pPr>
  </w:style>
  <w:style w:type="numbering" w:customStyle="1" w:styleId="CarolloLtrhdTableNumbering">
    <w:name w:val="Carollo Ltrhd Table Numbering"/>
    <w:uiPriority w:val="99"/>
    <w:rsid w:val="00875F28"/>
    <w:pPr>
      <w:numPr>
        <w:numId w:val="5"/>
      </w:numPr>
    </w:pPr>
  </w:style>
  <w:style w:type="paragraph" w:customStyle="1" w:styleId="TableNumberLevel1">
    <w:name w:val="Table Number Level 1"/>
    <w:basedOn w:val="TableText"/>
    <w:uiPriority w:val="6"/>
    <w:qFormat/>
    <w:rsid w:val="004117FA"/>
    <w:pPr>
      <w:numPr>
        <w:ilvl w:val="1"/>
      </w:numPr>
    </w:pPr>
  </w:style>
  <w:style w:type="paragraph" w:customStyle="1" w:styleId="TableNumberLevel2">
    <w:name w:val="Table Number Level 2"/>
    <w:basedOn w:val="TableText"/>
    <w:uiPriority w:val="6"/>
    <w:qFormat/>
    <w:rsid w:val="004117FA"/>
    <w:pPr>
      <w:numPr>
        <w:ilvl w:val="2"/>
      </w:numPr>
    </w:pPr>
  </w:style>
  <w:style w:type="character" w:customStyle="1" w:styleId="CarolloOFCLtrhdAddress-Char">
    <w:name w:val="Carollo OFC Ltrhd Address-Char"/>
    <w:basedOn w:val="DefaultParagraphFont"/>
    <w:uiPriority w:val="1"/>
    <w:rsid w:val="005A1C8A"/>
    <w:rPr>
      <w:rFonts w:ascii="Calibri Light" w:hAnsi="Calibri Light"/>
      <w:color w:val="808080" w:themeColor="background1" w:themeShade="80"/>
      <w:sz w:val="16"/>
    </w:rPr>
  </w:style>
  <w:style w:type="paragraph" w:customStyle="1" w:styleId="Subject">
    <w:name w:val="Subject"/>
    <w:basedOn w:val="Normal"/>
    <w:qFormat/>
    <w:rsid w:val="00656E0D"/>
    <w:pPr>
      <w:numPr>
        <w:numId w:val="0"/>
      </w:numPr>
      <w:tabs>
        <w:tab w:val="left" w:pos="1080"/>
      </w:tabs>
      <w:ind w:left="1080" w:hanging="1080"/>
    </w:pPr>
  </w:style>
  <w:style w:type="paragraph" w:customStyle="1" w:styleId="PhotoCaption">
    <w:name w:val="Photo Caption"/>
    <w:basedOn w:val="Normal"/>
    <w:uiPriority w:val="3"/>
    <w:rsid w:val="004E054C"/>
    <w:pPr>
      <w:numPr>
        <w:numId w:val="0"/>
      </w:numPr>
      <w:spacing w:before="60" w:after="240"/>
    </w:pPr>
    <w:rPr>
      <w:rFonts w:ascii="Arial Narrow" w:hAnsi="Arial Narrow" w:cs="Segoe UI"/>
      <w:i/>
      <w:iCs/>
      <w:color w:val="003CB9"/>
      <w:sz w:val="21"/>
      <w:szCs w:val="22"/>
    </w:rPr>
  </w:style>
  <w:style w:type="paragraph" w:customStyle="1" w:styleId="BulletLevel4">
    <w:name w:val="Bullet Level 4"/>
    <w:uiPriority w:val="2"/>
    <w:rsid w:val="002535FF"/>
    <w:pPr>
      <w:numPr>
        <w:ilvl w:val="3"/>
        <w:numId w:val="10"/>
      </w:numPr>
      <w:spacing w:before="80"/>
      <w:contextualSpacing/>
    </w:pPr>
    <w:rPr>
      <w:rFonts w:ascii="Segoe UI Semilight" w:hAnsi="Segoe UI Semilight"/>
      <w:szCs w:val="22"/>
    </w:rPr>
  </w:style>
  <w:style w:type="paragraph" w:customStyle="1" w:styleId="BulletLevel5">
    <w:name w:val="Bullet Level 5"/>
    <w:uiPriority w:val="2"/>
    <w:rsid w:val="002535FF"/>
    <w:pPr>
      <w:numPr>
        <w:ilvl w:val="4"/>
        <w:numId w:val="10"/>
      </w:numPr>
      <w:spacing w:before="80"/>
      <w:contextualSpacing/>
    </w:pPr>
    <w:rPr>
      <w:rFonts w:ascii="Segoe UI Semilight" w:hAnsi="Segoe UI Semilight"/>
      <w:szCs w:val="22"/>
    </w:rPr>
  </w:style>
  <w:style w:type="paragraph" w:customStyle="1" w:styleId="NumberLevel4">
    <w:name w:val="Number Level 4"/>
    <w:uiPriority w:val="2"/>
    <w:rsid w:val="007B2088"/>
    <w:pPr>
      <w:numPr>
        <w:ilvl w:val="4"/>
        <w:numId w:val="13"/>
      </w:numPr>
      <w:spacing w:before="80"/>
      <w:contextualSpacing/>
    </w:pPr>
    <w:rPr>
      <w:rFonts w:ascii="Segoe UI Semilight" w:hAnsi="Segoe UI Semilight"/>
      <w:szCs w:val="22"/>
    </w:rPr>
  </w:style>
  <w:style w:type="paragraph" w:customStyle="1" w:styleId="NumberLevel5">
    <w:name w:val="Number Level 5"/>
    <w:uiPriority w:val="2"/>
    <w:rsid w:val="007B2088"/>
    <w:pPr>
      <w:numPr>
        <w:ilvl w:val="5"/>
        <w:numId w:val="13"/>
      </w:numPr>
      <w:spacing w:before="80"/>
      <w:contextualSpacing/>
    </w:pPr>
    <w:rPr>
      <w:rFonts w:ascii="Segoe UI Semilight" w:hAnsi="Segoe UI Semilight"/>
      <w:szCs w:val="22"/>
    </w:rPr>
  </w:style>
  <w:style w:type="numbering" w:customStyle="1" w:styleId="CarolloLtrhdBullet">
    <w:name w:val="Carollo Ltrhd Bullet"/>
    <w:uiPriority w:val="99"/>
    <w:rsid w:val="002535FF"/>
    <w:pPr>
      <w:numPr>
        <w:numId w:val="8"/>
      </w:numPr>
    </w:pPr>
  </w:style>
  <w:style w:type="numbering" w:customStyle="1" w:styleId="CarolloLtrhdNumbering">
    <w:name w:val="Carollo Ltrhd Numbering"/>
    <w:uiPriority w:val="99"/>
    <w:rsid w:val="007B2088"/>
    <w:pPr>
      <w:numPr>
        <w:numId w:val="7"/>
      </w:numPr>
    </w:pPr>
  </w:style>
  <w:style w:type="paragraph" w:customStyle="1" w:styleId="TableNotesAbbreviations">
    <w:name w:val="Table Notes Abbreviations"/>
    <w:basedOn w:val="TableNotesList"/>
    <w:uiPriority w:val="4"/>
    <w:qFormat/>
    <w:rsid w:val="00EC6B23"/>
    <w:pPr>
      <w:numPr>
        <w:ilvl w:val="0"/>
        <w:numId w:val="0"/>
      </w:numPr>
    </w:pPr>
  </w:style>
  <w:style w:type="paragraph" w:customStyle="1" w:styleId="Style1">
    <w:name w:val="Style1"/>
    <w:basedOn w:val="LtrhdHeading1"/>
    <w:next w:val="Heading1"/>
    <w:uiPriority w:val="1"/>
    <w:qFormat/>
    <w:rsid w:val="00E94619"/>
  </w:style>
  <w:style w:type="paragraph" w:customStyle="1" w:styleId="Style2">
    <w:name w:val="Style2"/>
    <w:basedOn w:val="Heading1"/>
    <w:uiPriority w:val="1"/>
    <w:qFormat/>
    <w:rsid w:val="00A41A17"/>
    <w:rPr>
      <w:color w:val="003CB9"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485931">
      <w:bodyDiv w:val="1"/>
      <w:marLeft w:val="0"/>
      <w:marRight w:val="0"/>
      <w:marTop w:val="0"/>
      <w:marBottom w:val="0"/>
      <w:divBdr>
        <w:top w:val="none" w:sz="0" w:space="0" w:color="auto"/>
        <w:left w:val="none" w:sz="0" w:space="0" w:color="auto"/>
        <w:bottom w:val="none" w:sz="0" w:space="0" w:color="auto"/>
        <w:right w:val="none" w:sz="0" w:space="0" w:color="auto"/>
      </w:divBdr>
    </w:div>
    <w:div w:id="478619104">
      <w:bodyDiv w:val="1"/>
      <w:marLeft w:val="0"/>
      <w:marRight w:val="0"/>
      <w:marTop w:val="0"/>
      <w:marBottom w:val="0"/>
      <w:divBdr>
        <w:top w:val="none" w:sz="0" w:space="0" w:color="auto"/>
        <w:left w:val="none" w:sz="0" w:space="0" w:color="auto"/>
        <w:bottom w:val="none" w:sz="0" w:space="0" w:color="auto"/>
        <w:right w:val="none" w:sz="0" w:space="0" w:color="auto"/>
      </w:divBdr>
    </w:div>
    <w:div w:id="968240458">
      <w:bodyDiv w:val="1"/>
      <w:marLeft w:val="0"/>
      <w:marRight w:val="0"/>
      <w:marTop w:val="0"/>
      <w:marBottom w:val="0"/>
      <w:divBdr>
        <w:top w:val="none" w:sz="0" w:space="0" w:color="auto"/>
        <w:left w:val="none" w:sz="0" w:space="0" w:color="auto"/>
        <w:bottom w:val="none" w:sz="0" w:space="0" w:color="auto"/>
        <w:right w:val="none" w:sz="0" w:space="0" w:color="auto"/>
      </w:divBdr>
      <w:divsChild>
        <w:div w:id="297078590">
          <w:marLeft w:val="0"/>
          <w:marRight w:val="0"/>
          <w:marTop w:val="0"/>
          <w:marBottom w:val="0"/>
          <w:divBdr>
            <w:top w:val="none" w:sz="0" w:space="0" w:color="auto"/>
            <w:left w:val="none" w:sz="0" w:space="0" w:color="auto"/>
            <w:bottom w:val="none" w:sz="0" w:space="0" w:color="auto"/>
            <w:right w:val="none" w:sz="0" w:space="0" w:color="auto"/>
          </w:divBdr>
        </w:div>
        <w:div w:id="570509895">
          <w:marLeft w:val="0"/>
          <w:marRight w:val="0"/>
          <w:marTop w:val="0"/>
          <w:marBottom w:val="0"/>
          <w:divBdr>
            <w:top w:val="none" w:sz="0" w:space="0" w:color="auto"/>
            <w:left w:val="none" w:sz="0" w:space="0" w:color="auto"/>
            <w:bottom w:val="none" w:sz="0" w:space="0" w:color="auto"/>
            <w:right w:val="none" w:sz="0" w:space="0" w:color="auto"/>
          </w:divBdr>
        </w:div>
        <w:div w:id="1140878401">
          <w:marLeft w:val="0"/>
          <w:marRight w:val="0"/>
          <w:marTop w:val="0"/>
          <w:marBottom w:val="0"/>
          <w:divBdr>
            <w:top w:val="none" w:sz="0" w:space="0" w:color="auto"/>
            <w:left w:val="none" w:sz="0" w:space="0" w:color="auto"/>
            <w:bottom w:val="none" w:sz="0" w:space="0" w:color="auto"/>
            <w:right w:val="none" w:sz="0" w:space="0" w:color="auto"/>
          </w:divBdr>
        </w:div>
      </w:divsChild>
    </w:div>
    <w:div w:id="1319186092">
      <w:bodyDiv w:val="1"/>
      <w:marLeft w:val="0"/>
      <w:marRight w:val="0"/>
      <w:marTop w:val="0"/>
      <w:marBottom w:val="0"/>
      <w:divBdr>
        <w:top w:val="none" w:sz="0" w:space="0" w:color="auto"/>
        <w:left w:val="none" w:sz="0" w:space="0" w:color="auto"/>
        <w:bottom w:val="none" w:sz="0" w:space="0" w:color="auto"/>
        <w:right w:val="none" w:sz="0" w:space="0" w:color="auto"/>
      </w:divBdr>
    </w:div>
    <w:div w:id="1445465856">
      <w:bodyDiv w:val="1"/>
      <w:marLeft w:val="0"/>
      <w:marRight w:val="0"/>
      <w:marTop w:val="0"/>
      <w:marBottom w:val="0"/>
      <w:divBdr>
        <w:top w:val="none" w:sz="0" w:space="0" w:color="auto"/>
        <w:left w:val="none" w:sz="0" w:space="0" w:color="auto"/>
        <w:bottom w:val="none" w:sz="0" w:space="0" w:color="auto"/>
        <w:right w:val="none" w:sz="0" w:space="0" w:color="auto"/>
      </w:divBdr>
    </w:div>
    <w:div w:id="1952778781">
      <w:bodyDiv w:val="1"/>
      <w:marLeft w:val="0"/>
      <w:marRight w:val="0"/>
      <w:marTop w:val="0"/>
      <w:marBottom w:val="0"/>
      <w:divBdr>
        <w:top w:val="none" w:sz="0" w:space="0" w:color="auto"/>
        <w:left w:val="none" w:sz="0" w:space="0" w:color="auto"/>
        <w:bottom w:val="none" w:sz="0" w:space="0" w:color="auto"/>
        <w:right w:val="none" w:sz="0" w:space="0" w:color="auto"/>
      </w:divBdr>
    </w:div>
    <w:div w:id="2003896924">
      <w:bodyDiv w:val="1"/>
      <w:marLeft w:val="0"/>
      <w:marRight w:val="0"/>
      <w:marTop w:val="0"/>
      <w:marBottom w:val="0"/>
      <w:divBdr>
        <w:top w:val="none" w:sz="0" w:space="0" w:color="auto"/>
        <w:left w:val="none" w:sz="0" w:space="0" w:color="auto"/>
        <w:bottom w:val="none" w:sz="0" w:space="0" w:color="auto"/>
        <w:right w:val="none" w:sz="0" w:space="0" w:color="auto"/>
      </w:divBdr>
      <w:divsChild>
        <w:div w:id="622230480">
          <w:marLeft w:val="0"/>
          <w:marRight w:val="0"/>
          <w:marTop w:val="0"/>
          <w:marBottom w:val="0"/>
          <w:divBdr>
            <w:top w:val="none" w:sz="0" w:space="0" w:color="auto"/>
            <w:left w:val="none" w:sz="0" w:space="0" w:color="auto"/>
            <w:bottom w:val="none" w:sz="0" w:space="0" w:color="auto"/>
            <w:right w:val="none" w:sz="0" w:space="0" w:color="auto"/>
          </w:divBdr>
        </w:div>
        <w:div w:id="2034918427">
          <w:marLeft w:val="0"/>
          <w:marRight w:val="0"/>
          <w:marTop w:val="0"/>
          <w:marBottom w:val="0"/>
          <w:divBdr>
            <w:top w:val="none" w:sz="0" w:space="0" w:color="auto"/>
            <w:left w:val="none" w:sz="0" w:space="0" w:color="auto"/>
            <w:bottom w:val="none" w:sz="0" w:space="0" w:color="auto"/>
            <w:right w:val="none" w:sz="0" w:space="0" w:color="auto"/>
          </w:divBdr>
        </w:div>
        <w:div w:id="2118794327">
          <w:marLeft w:val="0"/>
          <w:marRight w:val="0"/>
          <w:marTop w:val="0"/>
          <w:marBottom w:val="0"/>
          <w:divBdr>
            <w:top w:val="none" w:sz="0" w:space="0" w:color="auto"/>
            <w:left w:val="none" w:sz="0" w:space="0" w:color="auto"/>
            <w:bottom w:val="none" w:sz="0" w:space="0" w:color="auto"/>
            <w:right w:val="none" w:sz="0" w:space="0" w:color="auto"/>
          </w:divBdr>
        </w:div>
      </w:divsChild>
    </w:div>
    <w:div w:id="2128307305">
      <w:bodyDiv w:val="1"/>
      <w:marLeft w:val="0"/>
      <w:marRight w:val="0"/>
      <w:marTop w:val="0"/>
      <w:marBottom w:val="0"/>
      <w:divBdr>
        <w:top w:val="none" w:sz="0" w:space="0" w:color="auto"/>
        <w:left w:val="none" w:sz="0" w:space="0" w:color="auto"/>
        <w:bottom w:val="none" w:sz="0" w:space="0" w:color="auto"/>
        <w:right w:val="none" w:sz="0" w:space="0" w:color="auto"/>
      </w:divBdr>
      <w:divsChild>
        <w:div w:id="153185907">
          <w:marLeft w:val="0"/>
          <w:marRight w:val="0"/>
          <w:marTop w:val="0"/>
          <w:marBottom w:val="0"/>
          <w:divBdr>
            <w:top w:val="none" w:sz="0" w:space="0" w:color="auto"/>
            <w:left w:val="none" w:sz="0" w:space="0" w:color="auto"/>
            <w:bottom w:val="none" w:sz="0" w:space="0" w:color="auto"/>
            <w:right w:val="none" w:sz="0" w:space="0" w:color="auto"/>
          </w:divBdr>
        </w:div>
        <w:div w:id="903300841">
          <w:marLeft w:val="0"/>
          <w:marRight w:val="0"/>
          <w:marTop w:val="0"/>
          <w:marBottom w:val="0"/>
          <w:divBdr>
            <w:top w:val="none" w:sz="0" w:space="0" w:color="auto"/>
            <w:left w:val="none" w:sz="0" w:space="0" w:color="auto"/>
            <w:bottom w:val="none" w:sz="0" w:space="0" w:color="auto"/>
            <w:right w:val="none" w:sz="0" w:space="0" w:color="auto"/>
          </w:divBdr>
        </w:div>
        <w:div w:id="14535232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Koyama\AppData\Roaming\Microsoft\Templates\Carollo\Word\Letterhead%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5A5B77B9B344168A76E14FA4110BF9F"/>
        <w:category>
          <w:name w:val="General"/>
          <w:gallery w:val="placeholder"/>
        </w:category>
        <w:types>
          <w:type w:val="bbPlcHdr"/>
        </w:types>
        <w:behaviors>
          <w:behavior w:val="content"/>
        </w:behaviors>
        <w:guid w:val="{52FD7CDA-E42F-42CB-AEC9-7F96E351AE79}"/>
      </w:docPartPr>
      <w:docPartBody>
        <w:p w:rsidR="007C56E8" w:rsidRDefault="007E6DB6">
          <w:pPr>
            <w:pStyle w:val="85A5B77B9B344168A76E14FA4110BF9F"/>
          </w:pPr>
          <w:r w:rsidRPr="00E66BEE">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Pro SemiLight">
    <w:charset w:val="00"/>
    <w:family w:val="swiss"/>
    <w:pitch w:val="variable"/>
    <w:sig w:usb0="A00002AF" w:usb1="4000205B" w:usb2="00000000" w:usb3="00000000" w:csb0="0000009F" w:csb1="00000000"/>
  </w:font>
  <w:font w:name="Segoe UI Semilight">
    <w:panose1 w:val="020B0402040204020203"/>
    <w:charset w:val="00"/>
    <w:family w:val="swiss"/>
    <w:pitch w:val="variable"/>
    <w:sig w:usb0="E4002EFF" w:usb1="C000E47F" w:usb2="00000009" w:usb3="00000000" w:csb0="000001FF" w:csb1="00000000"/>
  </w:font>
  <w:font w:name="Proxima Nova">
    <w:altName w:val="Tahoma"/>
    <w:panose1 w:val="00000000000000000000"/>
    <w:charset w:val="00"/>
    <w:family w:val="modern"/>
    <w:notTrueType/>
    <w:pitch w:val="variable"/>
    <w:sig w:usb0="A00002EF" w:usb1="5000E0FB"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96D"/>
    <w:rsid w:val="000458C9"/>
    <w:rsid w:val="000E296D"/>
    <w:rsid w:val="00273221"/>
    <w:rsid w:val="002E4C1E"/>
    <w:rsid w:val="007C56E8"/>
    <w:rsid w:val="007E6DB6"/>
    <w:rsid w:val="00C70E24"/>
    <w:rsid w:val="00CE263F"/>
    <w:rsid w:val="00D47B7E"/>
    <w:rsid w:val="00E528B0"/>
    <w:rsid w:val="00F41936"/>
    <w:rsid w:val="00FE62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E296D"/>
    <w:rPr>
      <w:color w:val="808080"/>
    </w:rPr>
  </w:style>
  <w:style w:type="paragraph" w:customStyle="1" w:styleId="85A5B77B9B344168A76E14FA4110BF9F">
    <w:name w:val="85A5B77B9B344168A76E14FA4110BF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2023CarolloStandard">
  <a:themeElements>
    <a:clrScheme name="Carollo">
      <a:dk1>
        <a:srgbClr val="000000"/>
      </a:dk1>
      <a:lt1>
        <a:srgbClr val="FFFFFF"/>
      </a:lt1>
      <a:dk2>
        <a:srgbClr val="003CB9"/>
      </a:dk2>
      <a:lt2>
        <a:srgbClr val="E6E6E6"/>
      </a:lt2>
      <a:accent1>
        <a:srgbClr val="000000"/>
      </a:accent1>
      <a:accent2>
        <a:srgbClr val="003CB9"/>
      </a:accent2>
      <a:accent3>
        <a:srgbClr val="FAA41A"/>
      </a:accent3>
      <a:accent4>
        <a:srgbClr val="15A3EB"/>
      </a:accent4>
      <a:accent5>
        <a:srgbClr val="1CBEA8"/>
      </a:accent5>
      <a:accent6>
        <a:srgbClr val="E6E6E6"/>
      </a:accent6>
      <a:hlink>
        <a:srgbClr val="003CB9"/>
      </a:hlink>
      <a:folHlink>
        <a:srgbClr val="FAA41A"/>
      </a:folHlink>
    </a:clrScheme>
    <a:fontScheme name="Carollo Powerpoint Fonts">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2023CarolloStandard" id="{7274FCFA-6004-4DF5-A00D-DDF17D0B0938}" vid="{012543C4-0436-4FA7-B504-EFF569CAB85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0F0FCAD09C7824294A5D6CDC3E34D5C" ma:contentTypeVersion="4" ma:contentTypeDescription="Create a new document." ma:contentTypeScope="" ma:versionID="cd817e152ba74b4f1c31de3f71feceef">
  <xsd:schema xmlns:xsd="http://www.w3.org/2001/XMLSchema" xmlns:xs="http://www.w3.org/2001/XMLSchema" xmlns:p="http://schemas.microsoft.com/office/2006/metadata/properties" xmlns:ns2="ab6bdb58-e0b2-45ec-8ca1-246350f56168" targetNamespace="http://schemas.microsoft.com/office/2006/metadata/properties" ma:root="true" ma:fieldsID="bd6482673a7e293427d74800213bf11e" ns2:_="">
    <xsd:import namespace="ab6bdb58-e0b2-45ec-8ca1-246350f561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6bdb58-e0b2-45ec-8ca1-246350f561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D48291-A2EE-49CB-A787-941E8D78BE0B}">
  <ds:schemaRefs>
    <ds:schemaRef ds:uri="http://schemas.microsoft.com/sharepoint/v3/contenttype/forms"/>
  </ds:schemaRefs>
</ds:datastoreItem>
</file>

<file path=customXml/itemProps2.xml><?xml version="1.0" encoding="utf-8"?>
<ds:datastoreItem xmlns:ds="http://schemas.openxmlformats.org/officeDocument/2006/customXml" ds:itemID="{0D9B099D-30A1-4397-85A9-BD6F13554D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6bdb58-e0b2-45ec-8ca1-246350f561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E1FFAC-F511-49AF-98E3-57516BC91E32}">
  <ds:schemaRefs>
    <ds:schemaRef ds:uri="http://schemas.openxmlformats.org/officeDocument/2006/bibliography"/>
  </ds:schemaRefs>
</ds:datastoreItem>
</file>

<file path=customXml/itemProps4.xml><?xml version="1.0" encoding="utf-8"?>
<ds:datastoreItem xmlns:ds="http://schemas.openxmlformats.org/officeDocument/2006/customXml" ds:itemID="{15FDCAB1-7972-4835-9A80-5764C45486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Letterhead Template</Template>
  <TotalTime>3</TotalTime>
  <Pages>4</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Carollo Engineers</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Yoko Koyama</dc:creator>
  <cp:keywords/>
  <dc:description/>
  <cp:lastModifiedBy>Gu, Han</cp:lastModifiedBy>
  <cp:revision>2</cp:revision>
  <cp:lastPrinted>2017-10-18T00:25:00Z</cp:lastPrinted>
  <dcterms:created xsi:type="dcterms:W3CDTF">2024-06-11T22:58:00Z</dcterms:created>
  <dcterms:modified xsi:type="dcterms:W3CDTF">2024-06-11T22:58:00Z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0x010100A0F0FCAD09C7824294A5D6CDC3E34D5C</vt:lpwstr>
  </property>
</Properties>
</file>